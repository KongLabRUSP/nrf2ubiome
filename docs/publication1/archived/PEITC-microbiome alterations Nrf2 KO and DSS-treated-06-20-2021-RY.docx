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7390F8" w14:textId="08E6DB8E" w:rsidR="002A1282" w:rsidRDefault="00E7381B" w:rsidP="00DB1C57">
      <w:pPr>
        <w:pStyle w:val="a3"/>
        <w:jc w:val="center"/>
      </w:pPr>
      <w:r w:rsidRPr="00DB1C57">
        <w:t xml:space="preserve">Gut microbiome </w:t>
      </w:r>
      <w:r w:rsidR="00756843" w:rsidRPr="00DB1C57">
        <w:t xml:space="preserve">and metabolome </w:t>
      </w:r>
      <w:r w:rsidRPr="00DB1C57">
        <w:t xml:space="preserve">alterations </w:t>
      </w:r>
      <w:r w:rsidR="00637E19">
        <w:t xml:space="preserve">in Nrf2 KO </w:t>
      </w:r>
      <w:r w:rsidR="00DD4A4F">
        <w:t xml:space="preserve">gut inflammation </w:t>
      </w:r>
      <w:r w:rsidR="00637E19">
        <w:t xml:space="preserve">mice </w:t>
      </w:r>
      <w:r w:rsidR="00DD4A4F">
        <w:t xml:space="preserve">model </w:t>
      </w:r>
      <w:r w:rsidR="00637E19">
        <w:t xml:space="preserve">fed </w:t>
      </w:r>
      <w:r w:rsidR="001377B2" w:rsidRPr="00DB1C57">
        <w:t xml:space="preserve">with </w:t>
      </w:r>
      <w:r w:rsidR="002A1282" w:rsidRPr="00DB1C57">
        <w:t>phenethyl isothiocyanate</w:t>
      </w:r>
      <w:r w:rsidRPr="00DB1C57">
        <w:t xml:space="preserve"> and cranberry</w:t>
      </w:r>
      <w:r w:rsidR="00637E19">
        <w:t xml:space="preserve"> rich diets</w:t>
      </w:r>
    </w:p>
    <w:p w14:paraId="415BFEAA" w14:textId="77777777" w:rsidR="00DB1C57" w:rsidRPr="00DB1C57" w:rsidRDefault="00DB1C57" w:rsidP="00DB1C57"/>
    <w:p w14:paraId="628D5A73" w14:textId="1C35FBE9" w:rsidR="002A1282" w:rsidRPr="00660CF8" w:rsidRDefault="002A1282" w:rsidP="002A1282">
      <w:pPr>
        <w:spacing w:line="360" w:lineRule="auto"/>
        <w:rPr>
          <w:rFonts w:ascii="Times New Roman" w:hAnsi="Times New Roman" w:cs="Times New Roman"/>
          <w:color w:val="000000" w:themeColor="text1"/>
          <w:sz w:val="24"/>
        </w:rPr>
      </w:pPr>
      <w:r w:rsidRPr="002537B0">
        <w:rPr>
          <w:rFonts w:ascii="Times New Roman" w:hAnsi="Times New Roman" w:cs="Times New Roman"/>
          <w:sz w:val="24"/>
        </w:rPr>
        <w:t>Ran Yin</w:t>
      </w:r>
      <w:r w:rsidRPr="002537B0">
        <w:rPr>
          <w:rFonts w:ascii="Times New Roman" w:hAnsi="Times New Roman" w:cs="Times New Roman"/>
          <w:sz w:val="24"/>
          <w:vertAlign w:val="superscript"/>
        </w:rPr>
        <w:t>1</w:t>
      </w:r>
      <w:r>
        <w:rPr>
          <w:rFonts w:ascii="Times New Roman" w:hAnsi="Times New Roman" w:cs="Times New Roman"/>
          <w:sz w:val="24"/>
          <w:vertAlign w:val="superscript"/>
        </w:rPr>
        <w:t>,#</w:t>
      </w:r>
      <w:r w:rsidRPr="002537B0">
        <w:rPr>
          <w:rFonts w:ascii="Times New Roman" w:hAnsi="Times New Roman" w:cs="Times New Roman"/>
          <w:sz w:val="24"/>
        </w:rPr>
        <w:t xml:space="preserve">, </w:t>
      </w:r>
      <w:r w:rsidR="00B42B05" w:rsidRPr="002537B0">
        <w:rPr>
          <w:rFonts w:ascii="Times New Roman" w:hAnsi="Times New Roman" w:cs="Times New Roman"/>
          <w:sz w:val="24"/>
        </w:rPr>
        <w:t>Davit Sargsyan</w:t>
      </w:r>
      <w:r w:rsidR="00B42B05" w:rsidRPr="002537B0">
        <w:rPr>
          <w:rFonts w:ascii="Times New Roman" w:hAnsi="Times New Roman" w:cs="Times New Roman"/>
          <w:sz w:val="24"/>
          <w:vertAlign w:val="superscript"/>
        </w:rPr>
        <w:t>1</w:t>
      </w:r>
      <w:r w:rsidR="00B42B05">
        <w:rPr>
          <w:rFonts w:ascii="Times New Roman" w:hAnsi="Times New Roman" w:cs="Times New Roman"/>
          <w:sz w:val="24"/>
          <w:vertAlign w:val="superscript"/>
        </w:rPr>
        <w:t>,2,#</w:t>
      </w:r>
      <w:r w:rsidR="00B42B05">
        <w:rPr>
          <w:rFonts w:ascii="Times New Roman" w:hAnsi="Times New Roman" w:cs="Times New Roman"/>
          <w:sz w:val="24"/>
        </w:rPr>
        <w:t xml:space="preserve">, </w:t>
      </w:r>
      <w:proofErr w:type="spellStart"/>
      <w:r>
        <w:rPr>
          <w:rFonts w:ascii="Times New Roman" w:hAnsi="Times New Roman" w:cs="Times New Roman"/>
          <w:sz w:val="24"/>
        </w:rPr>
        <w:t>R</w:t>
      </w:r>
      <w:r w:rsidRPr="002537B0">
        <w:rPr>
          <w:rFonts w:ascii="Times New Roman" w:hAnsi="Times New Roman" w:cs="Times New Roman"/>
          <w:sz w:val="24"/>
        </w:rPr>
        <w:t>enyi</w:t>
      </w:r>
      <w:proofErr w:type="spellEnd"/>
      <w:r w:rsidRPr="002537B0">
        <w:rPr>
          <w:rFonts w:ascii="Times New Roman" w:hAnsi="Times New Roman" w:cs="Times New Roman"/>
          <w:sz w:val="24"/>
        </w:rPr>
        <w:t xml:space="preserve"> Wu</w:t>
      </w:r>
      <w:r w:rsidRPr="002537B0">
        <w:rPr>
          <w:rFonts w:ascii="Times New Roman" w:hAnsi="Times New Roman" w:cs="Times New Roman"/>
          <w:sz w:val="24"/>
          <w:vertAlign w:val="superscript"/>
        </w:rPr>
        <w:t>1</w:t>
      </w:r>
      <w:r w:rsidR="00B42B05">
        <w:rPr>
          <w:rFonts w:ascii="Times New Roman" w:hAnsi="Times New Roman" w:cs="Times New Roman"/>
          <w:sz w:val="24"/>
          <w:vertAlign w:val="superscript"/>
        </w:rPr>
        <w:t>#</w:t>
      </w:r>
      <w:r w:rsidRPr="002537B0">
        <w:rPr>
          <w:rFonts w:ascii="Times New Roman" w:hAnsi="Times New Roman" w:cs="Times New Roman"/>
          <w:sz w:val="24"/>
        </w:rPr>
        <w:t xml:space="preserve">, </w:t>
      </w:r>
      <w:proofErr w:type="spellStart"/>
      <w:r w:rsidRPr="002537B0">
        <w:rPr>
          <w:rFonts w:ascii="Times New Roman" w:hAnsi="Times New Roman" w:cs="Times New Roman"/>
          <w:sz w:val="24"/>
        </w:rPr>
        <w:t>Rasika</w:t>
      </w:r>
      <w:proofErr w:type="spellEnd"/>
      <w:r w:rsidRPr="002537B0">
        <w:rPr>
          <w:rFonts w:ascii="Times New Roman" w:hAnsi="Times New Roman" w:cs="Times New Roman"/>
          <w:sz w:val="24"/>
        </w:rPr>
        <w:t xml:space="preserve"> Hudlikar</w:t>
      </w:r>
      <w:r w:rsidRPr="002537B0">
        <w:rPr>
          <w:rFonts w:ascii="Times New Roman" w:hAnsi="Times New Roman" w:cs="Times New Roman"/>
          <w:sz w:val="24"/>
          <w:vertAlign w:val="superscript"/>
        </w:rPr>
        <w:t>1</w:t>
      </w:r>
      <w:r w:rsidRPr="002537B0">
        <w:rPr>
          <w:rFonts w:ascii="Times New Roman" w:hAnsi="Times New Roman" w:cs="Times New Roman"/>
          <w:sz w:val="24"/>
        </w:rPr>
        <w:t xml:space="preserve">, </w:t>
      </w:r>
      <w:proofErr w:type="spellStart"/>
      <w:r w:rsidRPr="002537B0">
        <w:rPr>
          <w:rFonts w:ascii="Times New Roman" w:hAnsi="Times New Roman" w:cs="Times New Roman"/>
          <w:sz w:val="24"/>
        </w:rPr>
        <w:t>Shanyi</w:t>
      </w:r>
      <w:proofErr w:type="spellEnd"/>
      <w:r w:rsidRPr="002537B0">
        <w:rPr>
          <w:rFonts w:ascii="Times New Roman" w:hAnsi="Times New Roman" w:cs="Times New Roman"/>
          <w:sz w:val="24"/>
        </w:rPr>
        <w:t xml:space="preserve"> Li</w:t>
      </w:r>
      <w:r w:rsidRPr="002537B0">
        <w:rPr>
          <w:rFonts w:ascii="Times New Roman" w:hAnsi="Times New Roman" w:cs="Times New Roman"/>
          <w:sz w:val="24"/>
          <w:vertAlign w:val="superscript"/>
        </w:rPr>
        <w:t>1</w:t>
      </w:r>
      <w:r w:rsidRPr="002537B0">
        <w:rPr>
          <w:rFonts w:ascii="Times New Roman" w:hAnsi="Times New Roman" w:cs="Times New Roman"/>
          <w:sz w:val="24"/>
        </w:rPr>
        <w:t>, Hsiao-Chen Kuo</w:t>
      </w:r>
      <w:r w:rsidRPr="002537B0">
        <w:rPr>
          <w:rFonts w:ascii="Times New Roman" w:hAnsi="Times New Roman" w:cs="Times New Roman"/>
          <w:sz w:val="24"/>
          <w:vertAlign w:val="superscript"/>
        </w:rPr>
        <w:t>1,2</w:t>
      </w:r>
      <w:r w:rsidRPr="002537B0">
        <w:rPr>
          <w:rFonts w:ascii="Times New Roman" w:hAnsi="Times New Roman" w:cs="Times New Roman"/>
          <w:sz w:val="24"/>
        </w:rPr>
        <w:t xml:space="preserve">, </w:t>
      </w:r>
      <w:proofErr w:type="spellStart"/>
      <w:r w:rsidR="00AD5C66">
        <w:rPr>
          <w:rFonts w:ascii="Times New Roman" w:hAnsi="Times New Roman" w:cs="Times New Roman"/>
          <w:sz w:val="24"/>
        </w:rPr>
        <w:t>Yuyin</w:t>
      </w:r>
      <w:proofErr w:type="spellEnd"/>
      <w:r w:rsidR="00AD5C66">
        <w:rPr>
          <w:rFonts w:ascii="Times New Roman" w:hAnsi="Times New Roman" w:cs="Times New Roman"/>
          <w:sz w:val="24"/>
        </w:rPr>
        <w:t xml:space="preserve"> Zhou</w:t>
      </w:r>
      <w:r w:rsidR="00A15672">
        <w:rPr>
          <w:rFonts w:ascii="Times New Roman" w:hAnsi="Times New Roman" w:cs="Times New Roman"/>
          <w:sz w:val="24"/>
          <w:vertAlign w:val="superscript"/>
        </w:rPr>
        <w:t>5</w:t>
      </w:r>
      <w:r w:rsidR="00B42B05">
        <w:rPr>
          <w:rFonts w:ascii="Times New Roman" w:hAnsi="Times New Roman" w:cs="Times New Roman"/>
          <w:sz w:val="24"/>
        </w:rPr>
        <w:t xml:space="preserve">, </w:t>
      </w:r>
      <w:r w:rsidR="007A5EE3" w:rsidRPr="00660CF8">
        <w:rPr>
          <w:rFonts w:ascii="Times New Roman" w:hAnsi="Times New Roman" w:cs="Times New Roman"/>
          <w:color w:val="000000" w:themeColor="text1"/>
          <w:sz w:val="24"/>
        </w:rPr>
        <w:t>Zhan Gao</w:t>
      </w:r>
      <w:r w:rsidR="007A5EE3" w:rsidRPr="00660CF8">
        <w:rPr>
          <w:rFonts w:ascii="Times New Roman" w:hAnsi="Times New Roman" w:cs="Times New Roman"/>
          <w:color w:val="000000" w:themeColor="text1"/>
          <w:sz w:val="24"/>
          <w:vertAlign w:val="superscript"/>
        </w:rPr>
        <w:t>3</w:t>
      </w:r>
      <w:r w:rsidR="007A5EE3" w:rsidRPr="00660CF8">
        <w:rPr>
          <w:rFonts w:ascii="Times New Roman" w:hAnsi="Times New Roman" w:cs="Times New Roman"/>
          <w:color w:val="000000" w:themeColor="text1"/>
          <w:sz w:val="24"/>
        </w:rPr>
        <w:t xml:space="preserve">, </w:t>
      </w:r>
      <w:r w:rsidR="007A5EE3">
        <w:rPr>
          <w:rFonts w:ascii="Times New Roman" w:hAnsi="Times New Roman" w:cs="Times New Roman"/>
          <w:sz w:val="24"/>
        </w:rPr>
        <w:t>Amy Howell</w:t>
      </w:r>
      <w:r w:rsidR="007A5EE3" w:rsidRPr="007A5EE3">
        <w:rPr>
          <w:rFonts w:ascii="Times New Roman" w:hAnsi="Times New Roman" w:cs="Times New Roman"/>
          <w:sz w:val="24"/>
          <w:vertAlign w:val="superscript"/>
        </w:rPr>
        <w:t>4</w:t>
      </w:r>
      <w:r w:rsidR="007A5EE3">
        <w:rPr>
          <w:rFonts w:ascii="Times New Roman" w:hAnsi="Times New Roman" w:cs="Times New Roman"/>
          <w:sz w:val="24"/>
        </w:rPr>
        <w:t>, Chi Chen</w:t>
      </w:r>
      <w:r w:rsidR="007A5EE3" w:rsidRPr="007A5EE3">
        <w:rPr>
          <w:rFonts w:ascii="Times New Roman" w:hAnsi="Times New Roman" w:cs="Times New Roman"/>
          <w:sz w:val="24"/>
          <w:vertAlign w:val="superscript"/>
        </w:rPr>
        <w:t>5</w:t>
      </w:r>
      <w:r w:rsidR="007A5EE3">
        <w:rPr>
          <w:rFonts w:ascii="Times New Roman" w:hAnsi="Times New Roman" w:cs="Times New Roman"/>
          <w:sz w:val="24"/>
        </w:rPr>
        <w:t xml:space="preserve">, </w:t>
      </w:r>
      <w:r w:rsidRPr="00660CF8">
        <w:rPr>
          <w:rFonts w:ascii="Times New Roman" w:hAnsi="Times New Roman" w:cs="Times New Roman"/>
          <w:color w:val="000000" w:themeColor="text1"/>
          <w:sz w:val="24"/>
        </w:rPr>
        <w:t>Martin J. Blaser</w:t>
      </w:r>
      <w:r w:rsidRPr="00660CF8">
        <w:rPr>
          <w:rFonts w:ascii="Times New Roman" w:hAnsi="Times New Roman" w:cs="Times New Roman"/>
          <w:color w:val="000000" w:themeColor="text1"/>
          <w:sz w:val="24"/>
          <w:vertAlign w:val="superscript"/>
        </w:rPr>
        <w:t>3</w:t>
      </w:r>
      <w:r w:rsidRPr="00660CF8">
        <w:rPr>
          <w:rFonts w:ascii="Times New Roman" w:hAnsi="Times New Roman" w:cs="Times New Roman"/>
          <w:color w:val="000000" w:themeColor="text1"/>
          <w:sz w:val="24"/>
        </w:rPr>
        <w:t xml:space="preserve"> and Ah-Ng Kong</w:t>
      </w:r>
      <w:r w:rsidRPr="00660CF8">
        <w:rPr>
          <w:rFonts w:ascii="Times New Roman" w:hAnsi="Times New Roman" w:cs="Times New Roman"/>
          <w:color w:val="000000" w:themeColor="text1"/>
          <w:sz w:val="24"/>
          <w:vertAlign w:val="superscript"/>
        </w:rPr>
        <w:t>1*</w:t>
      </w:r>
    </w:p>
    <w:p w14:paraId="63D3DE65" w14:textId="77777777" w:rsidR="002A1282" w:rsidRDefault="002A1282" w:rsidP="002A1282">
      <w:pPr>
        <w:spacing w:line="360" w:lineRule="auto"/>
        <w:rPr>
          <w:rFonts w:ascii="Times New Roman" w:hAnsi="Times New Roman" w:cs="Times New Roman"/>
          <w:sz w:val="24"/>
        </w:rPr>
      </w:pPr>
    </w:p>
    <w:p w14:paraId="5207A2C1" w14:textId="77777777" w:rsidR="002A1282" w:rsidRDefault="002A1282" w:rsidP="002A1282">
      <w:pPr>
        <w:spacing w:line="360" w:lineRule="auto"/>
        <w:rPr>
          <w:rFonts w:ascii="Times New Roman" w:hAnsi="Times New Roman" w:cs="Times New Roman"/>
          <w:sz w:val="24"/>
        </w:rPr>
      </w:pPr>
      <w:r w:rsidRPr="00EB4CC4">
        <w:rPr>
          <w:rFonts w:ascii="Times New Roman" w:hAnsi="Times New Roman" w:cs="Times New Roman"/>
          <w:sz w:val="24"/>
          <w:vertAlign w:val="superscript"/>
        </w:rPr>
        <w:t>1</w:t>
      </w:r>
      <w:r w:rsidRPr="00BF0CFE">
        <w:rPr>
          <w:rFonts w:ascii="Times New Roman" w:hAnsi="Times New Roman" w:cs="Times New Roman"/>
          <w:sz w:val="24"/>
        </w:rPr>
        <w:t>Department of Pharmaceutics, Ernest Mario School of Pharmacy, Rutgers, The State University of New J</w:t>
      </w:r>
      <w:r>
        <w:rPr>
          <w:rFonts w:ascii="Times New Roman" w:hAnsi="Times New Roman" w:cs="Times New Roman"/>
          <w:sz w:val="24"/>
        </w:rPr>
        <w:t>ersey, Piscataway, NJ 08854, USA</w:t>
      </w:r>
    </w:p>
    <w:p w14:paraId="09FBACB2" w14:textId="77777777" w:rsidR="002A1282" w:rsidRDefault="002A1282" w:rsidP="002A1282">
      <w:pPr>
        <w:spacing w:line="360" w:lineRule="auto"/>
        <w:rPr>
          <w:rFonts w:ascii="Times New Roman" w:hAnsi="Times New Roman" w:cs="Times New Roman"/>
          <w:sz w:val="24"/>
        </w:rPr>
      </w:pPr>
      <w:r w:rsidRPr="00EB4CC4">
        <w:rPr>
          <w:rFonts w:ascii="Times New Roman" w:hAnsi="Times New Roman" w:cs="Times New Roman"/>
          <w:sz w:val="24"/>
          <w:vertAlign w:val="superscript"/>
        </w:rPr>
        <w:t>2</w:t>
      </w:r>
      <w:r w:rsidRPr="00A47C87">
        <w:rPr>
          <w:rFonts w:ascii="Times New Roman" w:hAnsi="Times New Roman" w:cs="Times New Roman"/>
          <w:sz w:val="24"/>
        </w:rPr>
        <w:t>Graduate Program in Pharmaceutical Science, Ernest Mario School of Pharmacy, Rutgers, The State University of New Jersey, Piscataway, NJ 08854, USA</w:t>
      </w:r>
    </w:p>
    <w:p w14:paraId="171CCF54" w14:textId="3C926C43" w:rsidR="002A1282" w:rsidRDefault="002A1282" w:rsidP="002A1282">
      <w:pPr>
        <w:spacing w:line="360" w:lineRule="auto"/>
        <w:rPr>
          <w:rFonts w:ascii="Times New Roman" w:hAnsi="Times New Roman" w:cs="Times New Roman"/>
          <w:sz w:val="24"/>
        </w:rPr>
      </w:pPr>
      <w:r w:rsidRPr="00EB4CC4">
        <w:rPr>
          <w:rFonts w:ascii="Times New Roman" w:hAnsi="Times New Roman" w:cs="Times New Roman"/>
          <w:sz w:val="24"/>
          <w:vertAlign w:val="superscript"/>
        </w:rPr>
        <w:t>3</w:t>
      </w:r>
      <w:r>
        <w:rPr>
          <w:rFonts w:ascii="Times New Roman" w:hAnsi="Times New Roman" w:cs="Times New Roman"/>
          <w:sz w:val="24"/>
        </w:rPr>
        <w:t>Center for Advanced Biotechnology and Medicine, Rutgers, The State University of New Jersey, Piscataway, NJ, 08854, USA</w:t>
      </w:r>
    </w:p>
    <w:p w14:paraId="767ED0D6" w14:textId="5D3C4CC6" w:rsidR="007A5EE3" w:rsidRDefault="007A5EE3" w:rsidP="007A5EE3">
      <w:pPr>
        <w:spacing w:line="360" w:lineRule="auto"/>
        <w:rPr>
          <w:rFonts w:ascii="Times New Roman" w:hAnsi="Times New Roman" w:cs="Times New Roman"/>
          <w:sz w:val="24"/>
        </w:rPr>
      </w:pPr>
      <w:r>
        <w:rPr>
          <w:rFonts w:ascii="Times New Roman" w:hAnsi="Times New Roman" w:cs="Times New Roman"/>
          <w:sz w:val="24"/>
          <w:vertAlign w:val="superscript"/>
        </w:rPr>
        <w:t>4</w:t>
      </w:r>
      <w:r w:rsidRPr="007A5EE3">
        <w:rPr>
          <w:rFonts w:ascii="Times New Roman" w:hAnsi="Times New Roman" w:cs="Times New Roman"/>
          <w:sz w:val="24"/>
        </w:rPr>
        <w:t>Rutgers University</w:t>
      </w:r>
      <w:r>
        <w:rPr>
          <w:rFonts w:ascii="Times New Roman" w:hAnsi="Times New Roman" w:cs="Times New Roman"/>
          <w:sz w:val="24"/>
        </w:rPr>
        <w:t xml:space="preserve"> </w:t>
      </w:r>
      <w:proofErr w:type="spellStart"/>
      <w:r w:rsidRPr="007A5EE3">
        <w:rPr>
          <w:rFonts w:ascii="Times New Roman" w:hAnsi="Times New Roman" w:cs="Times New Roman"/>
          <w:sz w:val="24"/>
        </w:rPr>
        <w:t>Marucci</w:t>
      </w:r>
      <w:proofErr w:type="spellEnd"/>
      <w:r w:rsidRPr="007A5EE3">
        <w:rPr>
          <w:rFonts w:ascii="Times New Roman" w:hAnsi="Times New Roman" w:cs="Times New Roman"/>
          <w:sz w:val="24"/>
        </w:rPr>
        <w:t xml:space="preserve"> Center for Blueberry Cranberry Research</w:t>
      </w:r>
      <w:r>
        <w:rPr>
          <w:rFonts w:ascii="Times New Roman" w:hAnsi="Times New Roman" w:cs="Times New Roman"/>
          <w:sz w:val="24"/>
        </w:rPr>
        <w:t>,</w:t>
      </w:r>
      <w:r w:rsidRPr="007A5EE3">
        <w:rPr>
          <w:rFonts w:ascii="Times New Roman" w:hAnsi="Times New Roman" w:cs="Times New Roman"/>
          <w:sz w:val="24"/>
        </w:rPr>
        <w:t>125A Lake Oswego R</w:t>
      </w:r>
      <w:r>
        <w:rPr>
          <w:rFonts w:ascii="Times New Roman" w:hAnsi="Times New Roman" w:cs="Times New Roman"/>
          <w:sz w:val="24"/>
        </w:rPr>
        <w:t xml:space="preserve">oad, </w:t>
      </w:r>
      <w:r w:rsidRPr="007A5EE3">
        <w:rPr>
          <w:rFonts w:ascii="Times New Roman" w:hAnsi="Times New Roman" w:cs="Times New Roman"/>
          <w:sz w:val="24"/>
        </w:rPr>
        <w:t>Chatsworth, NJ 08019</w:t>
      </w:r>
    </w:p>
    <w:p w14:paraId="737B4A81" w14:textId="6ADE4D95" w:rsidR="000D7854" w:rsidRDefault="007A5EE3" w:rsidP="007A5EE3">
      <w:pPr>
        <w:spacing w:line="360" w:lineRule="auto"/>
        <w:rPr>
          <w:rFonts w:ascii="Times New Roman" w:hAnsi="Times New Roman" w:cs="Times New Roman"/>
          <w:sz w:val="24"/>
        </w:rPr>
      </w:pPr>
      <w:r>
        <w:rPr>
          <w:rFonts w:ascii="Times New Roman" w:hAnsi="Times New Roman" w:cs="Times New Roman"/>
          <w:sz w:val="24"/>
          <w:vertAlign w:val="superscript"/>
        </w:rPr>
        <w:t>5</w:t>
      </w:r>
      <w:r w:rsidR="000D7854">
        <w:rPr>
          <w:rFonts w:ascii="Times New Roman" w:hAnsi="Times New Roman" w:cs="Times New Roman"/>
          <w:sz w:val="24"/>
        </w:rPr>
        <w:t xml:space="preserve">Departrment of Food Science and Nutrition, </w:t>
      </w:r>
      <w:r w:rsidR="0022364D">
        <w:rPr>
          <w:rFonts w:ascii="Times New Roman" w:hAnsi="Times New Roman" w:cs="Times New Roman"/>
          <w:sz w:val="24"/>
        </w:rPr>
        <w:t>University of Minnesota, 1354 St. Paul, MN 55108, USA.</w:t>
      </w:r>
    </w:p>
    <w:p w14:paraId="1BD7865F" w14:textId="77777777" w:rsidR="000D7854" w:rsidRDefault="000D7854" w:rsidP="000D7854">
      <w:pPr>
        <w:spacing w:line="360" w:lineRule="auto"/>
        <w:rPr>
          <w:rFonts w:ascii="Times New Roman" w:hAnsi="Times New Roman" w:cs="Times New Roman"/>
          <w:sz w:val="24"/>
          <w:vertAlign w:val="superscript"/>
        </w:rPr>
      </w:pPr>
    </w:p>
    <w:p w14:paraId="13D73DD7" w14:textId="60E3D2BC" w:rsidR="002A1282" w:rsidRDefault="002A1282" w:rsidP="002A1282">
      <w:pPr>
        <w:spacing w:line="360" w:lineRule="auto"/>
        <w:rPr>
          <w:rFonts w:ascii="Times New Roman" w:hAnsi="Times New Roman" w:cs="Times New Roman"/>
          <w:sz w:val="24"/>
        </w:rPr>
      </w:pPr>
      <w:r w:rsidRPr="00660CF8">
        <w:rPr>
          <w:rFonts w:ascii="Times New Roman" w:hAnsi="Times New Roman" w:cs="Times New Roman"/>
          <w:sz w:val="24"/>
          <w:vertAlign w:val="superscript"/>
        </w:rPr>
        <w:t>#</w:t>
      </w:r>
      <w:r>
        <w:rPr>
          <w:rFonts w:ascii="Times New Roman" w:hAnsi="Times New Roman" w:cs="Times New Roman"/>
          <w:sz w:val="24"/>
          <w:vertAlign w:val="superscript"/>
        </w:rPr>
        <w:t xml:space="preserve"> </w:t>
      </w:r>
      <w:r>
        <w:rPr>
          <w:rFonts w:ascii="Times New Roman" w:hAnsi="Times New Roman" w:cs="Times New Roman"/>
          <w:sz w:val="24"/>
        </w:rPr>
        <w:t>Equal contribution</w:t>
      </w:r>
    </w:p>
    <w:p w14:paraId="436C15A1" w14:textId="77777777" w:rsidR="002A1282" w:rsidRDefault="002A1282" w:rsidP="002A1282">
      <w:pPr>
        <w:spacing w:line="360" w:lineRule="auto"/>
        <w:rPr>
          <w:rFonts w:ascii="Times New Roman" w:hAnsi="Times New Roman" w:cs="Times New Roman"/>
          <w:sz w:val="24"/>
        </w:rPr>
      </w:pPr>
    </w:p>
    <w:p w14:paraId="7834BF6A" w14:textId="3716F79E" w:rsidR="00BF0CFE" w:rsidRPr="007F3B3D" w:rsidRDefault="00BF0CFE" w:rsidP="006B5DF1">
      <w:pPr>
        <w:spacing w:line="360" w:lineRule="auto"/>
        <w:rPr>
          <w:rFonts w:ascii="Times New Roman" w:hAnsi="Times New Roman" w:cs="Times New Roman"/>
          <w:b/>
          <w:sz w:val="24"/>
        </w:rPr>
      </w:pPr>
      <w:r w:rsidRPr="007F3B3D">
        <w:rPr>
          <w:rFonts w:ascii="Times New Roman" w:hAnsi="Times New Roman" w:cs="Times New Roman"/>
          <w:b/>
          <w:sz w:val="24"/>
        </w:rPr>
        <w:t>Correspondence</w:t>
      </w:r>
    </w:p>
    <w:p w14:paraId="1AA0371A" w14:textId="1AAFFBF2" w:rsidR="00BF0CFE" w:rsidRPr="007F3B3D" w:rsidRDefault="00BF0CFE" w:rsidP="006B5DF1">
      <w:pPr>
        <w:spacing w:line="360" w:lineRule="auto"/>
        <w:rPr>
          <w:rFonts w:ascii="Times New Roman" w:hAnsi="Times New Roman" w:cs="Times New Roman"/>
          <w:sz w:val="24"/>
        </w:rPr>
      </w:pPr>
      <w:r w:rsidRPr="007F3B3D">
        <w:rPr>
          <w:rFonts w:ascii="Times New Roman" w:hAnsi="Times New Roman" w:cs="Times New Roman"/>
          <w:sz w:val="24"/>
        </w:rPr>
        <w:t>Professor Ah-Ng Tony</w:t>
      </w:r>
      <w:r w:rsidR="00C72CC5" w:rsidRPr="007F3B3D">
        <w:rPr>
          <w:rFonts w:ascii="Times New Roman" w:hAnsi="Times New Roman" w:cs="Times New Roman"/>
          <w:sz w:val="24"/>
        </w:rPr>
        <w:t xml:space="preserve"> Tong</w:t>
      </w:r>
      <w:r w:rsidRPr="007F3B3D">
        <w:rPr>
          <w:rFonts w:ascii="Times New Roman" w:hAnsi="Times New Roman" w:cs="Times New Roman"/>
          <w:sz w:val="24"/>
        </w:rPr>
        <w:t xml:space="preserve"> Kong</w:t>
      </w:r>
    </w:p>
    <w:p w14:paraId="0F6EA203" w14:textId="77777777" w:rsidR="00BF0CFE" w:rsidRPr="007F3B3D" w:rsidRDefault="00BF0CFE" w:rsidP="006B5DF1">
      <w:pPr>
        <w:spacing w:line="360" w:lineRule="auto"/>
        <w:rPr>
          <w:rFonts w:ascii="Times New Roman" w:hAnsi="Times New Roman" w:cs="Times New Roman"/>
          <w:sz w:val="24"/>
        </w:rPr>
      </w:pPr>
      <w:r w:rsidRPr="007F3B3D">
        <w:rPr>
          <w:rFonts w:ascii="Times New Roman" w:hAnsi="Times New Roman" w:cs="Times New Roman"/>
          <w:sz w:val="24"/>
        </w:rPr>
        <w:t>Rutgers, the State University of New Jersey</w:t>
      </w:r>
    </w:p>
    <w:p w14:paraId="2249FE18" w14:textId="77777777" w:rsidR="00BF0CFE" w:rsidRPr="007F3B3D" w:rsidRDefault="00BF0CFE" w:rsidP="006B5DF1">
      <w:pPr>
        <w:spacing w:line="360" w:lineRule="auto"/>
        <w:rPr>
          <w:rFonts w:ascii="Times New Roman" w:hAnsi="Times New Roman" w:cs="Times New Roman"/>
          <w:sz w:val="24"/>
        </w:rPr>
      </w:pPr>
      <w:r w:rsidRPr="007F3B3D">
        <w:rPr>
          <w:rFonts w:ascii="Times New Roman" w:hAnsi="Times New Roman" w:cs="Times New Roman"/>
          <w:sz w:val="24"/>
        </w:rPr>
        <w:t>Ernest Mario School of Pharmacy, Room 228</w:t>
      </w:r>
    </w:p>
    <w:p w14:paraId="0BA5B09E" w14:textId="77777777" w:rsidR="00BF0CFE" w:rsidRPr="007F3B3D" w:rsidRDefault="00BF0CFE" w:rsidP="006B5DF1">
      <w:pPr>
        <w:spacing w:line="360" w:lineRule="auto"/>
        <w:rPr>
          <w:rFonts w:ascii="Times New Roman" w:hAnsi="Times New Roman" w:cs="Times New Roman"/>
          <w:sz w:val="24"/>
        </w:rPr>
      </w:pPr>
      <w:r w:rsidRPr="007F3B3D">
        <w:rPr>
          <w:rFonts w:ascii="Times New Roman" w:hAnsi="Times New Roman" w:cs="Times New Roman"/>
          <w:sz w:val="24"/>
        </w:rPr>
        <w:t>160 Frelinghuysen Road, Piscataway, NJ 08854</w:t>
      </w:r>
    </w:p>
    <w:p w14:paraId="6E756554" w14:textId="77777777" w:rsidR="00BF0CFE" w:rsidRPr="007F3B3D" w:rsidRDefault="00BF0CFE" w:rsidP="006B5DF1">
      <w:pPr>
        <w:spacing w:line="360" w:lineRule="auto"/>
        <w:rPr>
          <w:rFonts w:ascii="Times New Roman" w:hAnsi="Times New Roman" w:cs="Times New Roman"/>
          <w:sz w:val="24"/>
        </w:rPr>
      </w:pPr>
      <w:r w:rsidRPr="007F3B3D">
        <w:rPr>
          <w:rFonts w:ascii="Times New Roman" w:hAnsi="Times New Roman" w:cs="Times New Roman"/>
          <w:sz w:val="24"/>
        </w:rPr>
        <w:t>Phone: +1-848-445-6369/8</w:t>
      </w:r>
    </w:p>
    <w:p w14:paraId="28BD2FBE" w14:textId="77777777" w:rsidR="00BF0CFE" w:rsidRPr="007F3B3D" w:rsidRDefault="00BF0CFE" w:rsidP="006B5DF1">
      <w:pPr>
        <w:spacing w:line="360" w:lineRule="auto"/>
        <w:rPr>
          <w:rFonts w:ascii="Times New Roman" w:hAnsi="Times New Roman" w:cs="Times New Roman"/>
          <w:sz w:val="24"/>
        </w:rPr>
      </w:pPr>
      <w:r w:rsidRPr="007F3B3D">
        <w:rPr>
          <w:rFonts w:ascii="Times New Roman" w:hAnsi="Times New Roman" w:cs="Times New Roman"/>
          <w:sz w:val="24"/>
        </w:rPr>
        <w:t>Fax: +1 732 445 3134</w:t>
      </w:r>
    </w:p>
    <w:p w14:paraId="7CDD58F9" w14:textId="77777777" w:rsidR="009232E0" w:rsidRPr="007F3B3D" w:rsidRDefault="00BF0CFE" w:rsidP="006B5DF1">
      <w:pPr>
        <w:spacing w:line="360" w:lineRule="auto"/>
        <w:rPr>
          <w:rFonts w:ascii="Times New Roman" w:hAnsi="Times New Roman" w:cs="Times New Roman"/>
          <w:sz w:val="24"/>
        </w:rPr>
      </w:pPr>
      <w:r w:rsidRPr="007F3B3D">
        <w:rPr>
          <w:rFonts w:ascii="Times New Roman" w:hAnsi="Times New Roman" w:cs="Times New Roman"/>
          <w:sz w:val="24"/>
        </w:rPr>
        <w:t>Email: kongt@pharmacy.rutgers.edu</w:t>
      </w:r>
    </w:p>
    <w:p w14:paraId="52AB3733" w14:textId="77777777" w:rsidR="009232E0" w:rsidRPr="007F3B3D" w:rsidRDefault="009232E0" w:rsidP="006B5DF1">
      <w:pPr>
        <w:spacing w:line="360" w:lineRule="auto"/>
        <w:rPr>
          <w:rFonts w:ascii="Times New Roman" w:hAnsi="Times New Roman" w:cs="Times New Roman"/>
          <w:sz w:val="24"/>
        </w:rPr>
      </w:pPr>
    </w:p>
    <w:p w14:paraId="0D718B5A" w14:textId="2B04FB47" w:rsidR="009232E0" w:rsidRDefault="009232E0" w:rsidP="006B5DF1">
      <w:pPr>
        <w:spacing w:line="360" w:lineRule="auto"/>
        <w:rPr>
          <w:rFonts w:ascii="Times New Roman" w:hAnsi="Times New Roman" w:cs="Times New Roman"/>
          <w:sz w:val="24"/>
        </w:rPr>
      </w:pPr>
    </w:p>
    <w:p w14:paraId="7928AE5A" w14:textId="77777777" w:rsidR="000B4D88" w:rsidRPr="007F3B3D" w:rsidRDefault="000B4D88" w:rsidP="006B5DF1">
      <w:pPr>
        <w:spacing w:line="360" w:lineRule="auto"/>
        <w:rPr>
          <w:rFonts w:ascii="Times New Roman" w:hAnsi="Times New Roman" w:cs="Times New Roman"/>
          <w:sz w:val="24"/>
        </w:rPr>
      </w:pPr>
    </w:p>
    <w:bookmarkStart w:id="0" w:name="_Toc69294823" w:displacedByCustomXml="next"/>
    <w:sdt>
      <w:sdtPr>
        <w:rPr>
          <w:rFonts w:ascii="Arial" w:eastAsiaTheme="minorEastAsia" w:hAnsi="Arial" w:cstheme="minorBidi"/>
          <w:color w:val="auto"/>
          <w:kern w:val="2"/>
          <w:sz w:val="22"/>
          <w:szCs w:val="22"/>
          <w:lang w:eastAsia="zh-CN"/>
        </w:rPr>
        <w:id w:val="1969165697"/>
        <w:docPartObj>
          <w:docPartGallery w:val="Table of Contents"/>
          <w:docPartUnique/>
        </w:docPartObj>
      </w:sdtPr>
      <w:sdtEndPr>
        <w:rPr>
          <w:b/>
          <w:bCs/>
          <w:noProof/>
        </w:rPr>
      </w:sdtEndPr>
      <w:sdtContent>
        <w:p w14:paraId="78FCA628" w14:textId="38B9604B" w:rsidR="000B4D88" w:rsidRDefault="000B4D88">
          <w:pPr>
            <w:pStyle w:val="TOC"/>
          </w:pPr>
          <w:r>
            <w:t>Table of Contents</w:t>
          </w:r>
        </w:p>
        <w:p w14:paraId="0360EAFD" w14:textId="56C93091" w:rsidR="00234C1A" w:rsidRDefault="000B4D88">
          <w:pPr>
            <w:pStyle w:val="10"/>
            <w:tabs>
              <w:tab w:val="right" w:leader="dot" w:pos="9350"/>
            </w:tabs>
            <w:rPr>
              <w:rFonts w:asciiTheme="minorHAnsi" w:hAnsiTheme="minorHAnsi"/>
              <w:noProof/>
              <w:kern w:val="0"/>
              <w:lang w:eastAsia="en-US"/>
            </w:rPr>
          </w:pPr>
          <w:r>
            <w:fldChar w:fldCharType="begin"/>
          </w:r>
          <w:r>
            <w:instrText xml:space="preserve"> TOC \o "1-3" \h \z \u </w:instrText>
          </w:r>
          <w:r>
            <w:fldChar w:fldCharType="separate"/>
          </w:r>
          <w:hyperlink w:anchor="_Toc76818018" w:history="1">
            <w:r w:rsidR="00234C1A" w:rsidRPr="003C052A">
              <w:rPr>
                <w:rStyle w:val="a7"/>
                <w:noProof/>
              </w:rPr>
              <w:t>Abstract</w:t>
            </w:r>
            <w:r w:rsidR="00234C1A">
              <w:rPr>
                <w:noProof/>
                <w:webHidden/>
              </w:rPr>
              <w:tab/>
            </w:r>
            <w:r w:rsidR="00234C1A">
              <w:rPr>
                <w:noProof/>
                <w:webHidden/>
              </w:rPr>
              <w:fldChar w:fldCharType="begin"/>
            </w:r>
            <w:r w:rsidR="00234C1A">
              <w:rPr>
                <w:noProof/>
                <w:webHidden/>
              </w:rPr>
              <w:instrText xml:space="preserve"> PAGEREF _Toc76818018 \h </w:instrText>
            </w:r>
            <w:r w:rsidR="00234C1A">
              <w:rPr>
                <w:noProof/>
                <w:webHidden/>
              </w:rPr>
            </w:r>
            <w:r w:rsidR="00234C1A">
              <w:rPr>
                <w:noProof/>
                <w:webHidden/>
              </w:rPr>
              <w:fldChar w:fldCharType="separate"/>
            </w:r>
            <w:r w:rsidR="00234C1A">
              <w:rPr>
                <w:noProof/>
                <w:webHidden/>
              </w:rPr>
              <w:t>2</w:t>
            </w:r>
            <w:r w:rsidR="00234C1A">
              <w:rPr>
                <w:noProof/>
                <w:webHidden/>
              </w:rPr>
              <w:fldChar w:fldCharType="end"/>
            </w:r>
          </w:hyperlink>
        </w:p>
        <w:p w14:paraId="3823AFF2" w14:textId="04AFD196" w:rsidR="00234C1A" w:rsidRDefault="00953DE9">
          <w:pPr>
            <w:pStyle w:val="10"/>
            <w:tabs>
              <w:tab w:val="right" w:leader="dot" w:pos="9350"/>
            </w:tabs>
            <w:rPr>
              <w:rFonts w:asciiTheme="minorHAnsi" w:hAnsiTheme="minorHAnsi"/>
              <w:noProof/>
              <w:kern w:val="0"/>
              <w:lang w:eastAsia="en-US"/>
            </w:rPr>
          </w:pPr>
          <w:hyperlink w:anchor="_Toc76818019" w:history="1">
            <w:r w:rsidR="00234C1A" w:rsidRPr="003C052A">
              <w:rPr>
                <w:rStyle w:val="a7"/>
                <w:noProof/>
              </w:rPr>
              <w:t>1. Introduction</w:t>
            </w:r>
            <w:r w:rsidR="00234C1A">
              <w:rPr>
                <w:noProof/>
                <w:webHidden/>
              </w:rPr>
              <w:tab/>
            </w:r>
            <w:r w:rsidR="00234C1A">
              <w:rPr>
                <w:noProof/>
                <w:webHidden/>
              </w:rPr>
              <w:fldChar w:fldCharType="begin"/>
            </w:r>
            <w:r w:rsidR="00234C1A">
              <w:rPr>
                <w:noProof/>
                <w:webHidden/>
              </w:rPr>
              <w:instrText xml:space="preserve"> PAGEREF _Toc76818019 \h </w:instrText>
            </w:r>
            <w:r w:rsidR="00234C1A">
              <w:rPr>
                <w:noProof/>
                <w:webHidden/>
              </w:rPr>
            </w:r>
            <w:r w:rsidR="00234C1A">
              <w:rPr>
                <w:noProof/>
                <w:webHidden/>
              </w:rPr>
              <w:fldChar w:fldCharType="separate"/>
            </w:r>
            <w:r w:rsidR="00234C1A">
              <w:rPr>
                <w:noProof/>
                <w:webHidden/>
              </w:rPr>
              <w:t>4</w:t>
            </w:r>
            <w:r w:rsidR="00234C1A">
              <w:rPr>
                <w:noProof/>
                <w:webHidden/>
              </w:rPr>
              <w:fldChar w:fldCharType="end"/>
            </w:r>
          </w:hyperlink>
        </w:p>
        <w:p w14:paraId="4C21AE0E" w14:textId="6DFA885A" w:rsidR="00234C1A" w:rsidRDefault="00953DE9">
          <w:pPr>
            <w:pStyle w:val="10"/>
            <w:tabs>
              <w:tab w:val="right" w:leader="dot" w:pos="9350"/>
            </w:tabs>
            <w:rPr>
              <w:rFonts w:asciiTheme="minorHAnsi" w:hAnsiTheme="minorHAnsi"/>
              <w:noProof/>
              <w:kern w:val="0"/>
              <w:lang w:eastAsia="en-US"/>
            </w:rPr>
          </w:pPr>
          <w:hyperlink w:anchor="_Toc76818020" w:history="1">
            <w:r w:rsidR="00234C1A" w:rsidRPr="003C052A">
              <w:rPr>
                <w:rStyle w:val="a7"/>
                <w:noProof/>
              </w:rPr>
              <w:t>2. Materials and Methods</w:t>
            </w:r>
            <w:r w:rsidR="00234C1A">
              <w:rPr>
                <w:noProof/>
                <w:webHidden/>
              </w:rPr>
              <w:tab/>
            </w:r>
            <w:r w:rsidR="00234C1A">
              <w:rPr>
                <w:noProof/>
                <w:webHidden/>
              </w:rPr>
              <w:fldChar w:fldCharType="begin"/>
            </w:r>
            <w:r w:rsidR="00234C1A">
              <w:rPr>
                <w:noProof/>
                <w:webHidden/>
              </w:rPr>
              <w:instrText xml:space="preserve"> PAGEREF _Toc76818020 \h </w:instrText>
            </w:r>
            <w:r w:rsidR="00234C1A">
              <w:rPr>
                <w:noProof/>
                <w:webHidden/>
              </w:rPr>
            </w:r>
            <w:r w:rsidR="00234C1A">
              <w:rPr>
                <w:noProof/>
                <w:webHidden/>
              </w:rPr>
              <w:fldChar w:fldCharType="separate"/>
            </w:r>
            <w:r w:rsidR="00234C1A">
              <w:rPr>
                <w:noProof/>
                <w:webHidden/>
              </w:rPr>
              <w:t>6</w:t>
            </w:r>
            <w:r w:rsidR="00234C1A">
              <w:rPr>
                <w:noProof/>
                <w:webHidden/>
              </w:rPr>
              <w:fldChar w:fldCharType="end"/>
            </w:r>
          </w:hyperlink>
        </w:p>
        <w:p w14:paraId="431F3271" w14:textId="7F223BCA" w:rsidR="00234C1A" w:rsidRDefault="00953DE9">
          <w:pPr>
            <w:pStyle w:val="20"/>
            <w:tabs>
              <w:tab w:val="right" w:leader="dot" w:pos="9350"/>
            </w:tabs>
            <w:rPr>
              <w:rFonts w:asciiTheme="minorHAnsi" w:hAnsiTheme="minorHAnsi"/>
              <w:noProof/>
              <w:kern w:val="0"/>
              <w:lang w:eastAsia="en-US"/>
            </w:rPr>
          </w:pPr>
          <w:hyperlink w:anchor="_Toc76818021" w:history="1">
            <w:r w:rsidR="00234C1A" w:rsidRPr="003C052A">
              <w:rPr>
                <w:rStyle w:val="a7"/>
                <w:noProof/>
              </w:rPr>
              <w:t>2.1 Experimental design, animals, and diet administration</w:t>
            </w:r>
            <w:r w:rsidR="00234C1A">
              <w:rPr>
                <w:noProof/>
                <w:webHidden/>
              </w:rPr>
              <w:tab/>
            </w:r>
            <w:r w:rsidR="00234C1A">
              <w:rPr>
                <w:noProof/>
                <w:webHidden/>
              </w:rPr>
              <w:fldChar w:fldCharType="begin"/>
            </w:r>
            <w:r w:rsidR="00234C1A">
              <w:rPr>
                <w:noProof/>
                <w:webHidden/>
              </w:rPr>
              <w:instrText xml:space="preserve"> PAGEREF _Toc76818021 \h </w:instrText>
            </w:r>
            <w:r w:rsidR="00234C1A">
              <w:rPr>
                <w:noProof/>
                <w:webHidden/>
              </w:rPr>
            </w:r>
            <w:r w:rsidR="00234C1A">
              <w:rPr>
                <w:noProof/>
                <w:webHidden/>
              </w:rPr>
              <w:fldChar w:fldCharType="separate"/>
            </w:r>
            <w:r w:rsidR="00234C1A">
              <w:rPr>
                <w:noProof/>
                <w:webHidden/>
              </w:rPr>
              <w:t>6</w:t>
            </w:r>
            <w:r w:rsidR="00234C1A">
              <w:rPr>
                <w:noProof/>
                <w:webHidden/>
              </w:rPr>
              <w:fldChar w:fldCharType="end"/>
            </w:r>
          </w:hyperlink>
        </w:p>
        <w:p w14:paraId="1EDEED59" w14:textId="0EF13631" w:rsidR="00234C1A" w:rsidRDefault="00953DE9">
          <w:pPr>
            <w:pStyle w:val="20"/>
            <w:tabs>
              <w:tab w:val="right" w:leader="dot" w:pos="9350"/>
            </w:tabs>
            <w:rPr>
              <w:rFonts w:asciiTheme="minorHAnsi" w:hAnsiTheme="minorHAnsi"/>
              <w:noProof/>
              <w:kern w:val="0"/>
              <w:lang w:eastAsia="en-US"/>
            </w:rPr>
          </w:pPr>
          <w:hyperlink w:anchor="_Toc76818022" w:history="1">
            <w:r w:rsidR="00234C1A" w:rsidRPr="003C052A">
              <w:rPr>
                <w:rStyle w:val="a7"/>
                <w:noProof/>
              </w:rPr>
              <w:t>2.2 16s ribosomal RNA gene sequencing and analysis</w:t>
            </w:r>
            <w:r w:rsidR="00234C1A">
              <w:rPr>
                <w:noProof/>
                <w:webHidden/>
              </w:rPr>
              <w:tab/>
            </w:r>
            <w:r w:rsidR="00234C1A">
              <w:rPr>
                <w:noProof/>
                <w:webHidden/>
              </w:rPr>
              <w:fldChar w:fldCharType="begin"/>
            </w:r>
            <w:r w:rsidR="00234C1A">
              <w:rPr>
                <w:noProof/>
                <w:webHidden/>
              </w:rPr>
              <w:instrText xml:space="preserve"> PAGEREF _Toc76818022 \h </w:instrText>
            </w:r>
            <w:r w:rsidR="00234C1A">
              <w:rPr>
                <w:noProof/>
                <w:webHidden/>
              </w:rPr>
            </w:r>
            <w:r w:rsidR="00234C1A">
              <w:rPr>
                <w:noProof/>
                <w:webHidden/>
              </w:rPr>
              <w:fldChar w:fldCharType="separate"/>
            </w:r>
            <w:r w:rsidR="00234C1A">
              <w:rPr>
                <w:noProof/>
                <w:webHidden/>
              </w:rPr>
              <w:t>7</w:t>
            </w:r>
            <w:r w:rsidR="00234C1A">
              <w:rPr>
                <w:noProof/>
                <w:webHidden/>
              </w:rPr>
              <w:fldChar w:fldCharType="end"/>
            </w:r>
          </w:hyperlink>
        </w:p>
        <w:p w14:paraId="69443011" w14:textId="6C2DEF27" w:rsidR="00234C1A" w:rsidRDefault="00953DE9">
          <w:pPr>
            <w:pStyle w:val="20"/>
            <w:tabs>
              <w:tab w:val="right" w:leader="dot" w:pos="9350"/>
            </w:tabs>
            <w:rPr>
              <w:rFonts w:asciiTheme="minorHAnsi" w:hAnsiTheme="minorHAnsi"/>
              <w:noProof/>
              <w:kern w:val="0"/>
              <w:lang w:eastAsia="en-US"/>
            </w:rPr>
          </w:pPr>
          <w:hyperlink w:anchor="_Toc76818023" w:history="1">
            <w:r w:rsidR="00234C1A" w:rsidRPr="003C052A">
              <w:rPr>
                <w:rStyle w:val="a7"/>
                <w:noProof/>
              </w:rPr>
              <w:t>2.3 Microbial metabolites analysis</w:t>
            </w:r>
            <w:r w:rsidR="00234C1A">
              <w:rPr>
                <w:noProof/>
                <w:webHidden/>
              </w:rPr>
              <w:tab/>
            </w:r>
            <w:r w:rsidR="00234C1A">
              <w:rPr>
                <w:noProof/>
                <w:webHidden/>
              </w:rPr>
              <w:fldChar w:fldCharType="begin"/>
            </w:r>
            <w:r w:rsidR="00234C1A">
              <w:rPr>
                <w:noProof/>
                <w:webHidden/>
              </w:rPr>
              <w:instrText xml:space="preserve"> PAGEREF _Toc76818023 \h </w:instrText>
            </w:r>
            <w:r w:rsidR="00234C1A">
              <w:rPr>
                <w:noProof/>
                <w:webHidden/>
              </w:rPr>
            </w:r>
            <w:r w:rsidR="00234C1A">
              <w:rPr>
                <w:noProof/>
                <w:webHidden/>
              </w:rPr>
              <w:fldChar w:fldCharType="separate"/>
            </w:r>
            <w:r w:rsidR="00234C1A">
              <w:rPr>
                <w:noProof/>
                <w:webHidden/>
              </w:rPr>
              <w:t>9</w:t>
            </w:r>
            <w:r w:rsidR="00234C1A">
              <w:rPr>
                <w:noProof/>
                <w:webHidden/>
              </w:rPr>
              <w:fldChar w:fldCharType="end"/>
            </w:r>
          </w:hyperlink>
        </w:p>
        <w:p w14:paraId="77F4F9FA" w14:textId="1154FD88" w:rsidR="00234C1A" w:rsidRDefault="00953DE9">
          <w:pPr>
            <w:pStyle w:val="20"/>
            <w:tabs>
              <w:tab w:val="right" w:leader="dot" w:pos="9350"/>
            </w:tabs>
            <w:rPr>
              <w:rFonts w:asciiTheme="minorHAnsi" w:hAnsiTheme="minorHAnsi"/>
              <w:noProof/>
              <w:kern w:val="0"/>
              <w:lang w:eastAsia="en-US"/>
            </w:rPr>
          </w:pPr>
          <w:hyperlink w:anchor="_Toc76818024" w:history="1">
            <w:r w:rsidR="00234C1A" w:rsidRPr="003C052A">
              <w:rPr>
                <w:rStyle w:val="a7"/>
                <w:noProof/>
              </w:rPr>
              <w:t>2.4 Statistical analyses</w:t>
            </w:r>
            <w:r w:rsidR="00234C1A">
              <w:rPr>
                <w:noProof/>
                <w:webHidden/>
              </w:rPr>
              <w:tab/>
            </w:r>
            <w:r w:rsidR="00234C1A">
              <w:rPr>
                <w:noProof/>
                <w:webHidden/>
              </w:rPr>
              <w:fldChar w:fldCharType="begin"/>
            </w:r>
            <w:r w:rsidR="00234C1A">
              <w:rPr>
                <w:noProof/>
                <w:webHidden/>
              </w:rPr>
              <w:instrText xml:space="preserve"> PAGEREF _Toc76818024 \h </w:instrText>
            </w:r>
            <w:r w:rsidR="00234C1A">
              <w:rPr>
                <w:noProof/>
                <w:webHidden/>
              </w:rPr>
            </w:r>
            <w:r w:rsidR="00234C1A">
              <w:rPr>
                <w:noProof/>
                <w:webHidden/>
              </w:rPr>
              <w:fldChar w:fldCharType="separate"/>
            </w:r>
            <w:r w:rsidR="00234C1A">
              <w:rPr>
                <w:noProof/>
                <w:webHidden/>
              </w:rPr>
              <w:t>9</w:t>
            </w:r>
            <w:r w:rsidR="00234C1A">
              <w:rPr>
                <w:noProof/>
                <w:webHidden/>
              </w:rPr>
              <w:fldChar w:fldCharType="end"/>
            </w:r>
          </w:hyperlink>
        </w:p>
        <w:p w14:paraId="0C26EB0D" w14:textId="7DF52611" w:rsidR="00234C1A" w:rsidRDefault="00953DE9">
          <w:pPr>
            <w:pStyle w:val="10"/>
            <w:tabs>
              <w:tab w:val="right" w:leader="dot" w:pos="9350"/>
            </w:tabs>
            <w:rPr>
              <w:rFonts w:asciiTheme="minorHAnsi" w:hAnsiTheme="minorHAnsi"/>
              <w:noProof/>
              <w:kern w:val="0"/>
              <w:lang w:eastAsia="en-US"/>
            </w:rPr>
          </w:pPr>
          <w:hyperlink w:anchor="_Toc76818025" w:history="1">
            <w:r w:rsidR="00234C1A" w:rsidRPr="003C052A">
              <w:rPr>
                <w:rStyle w:val="a7"/>
                <w:noProof/>
              </w:rPr>
              <w:t>3. Results</w:t>
            </w:r>
            <w:r w:rsidR="00234C1A">
              <w:rPr>
                <w:noProof/>
                <w:webHidden/>
              </w:rPr>
              <w:tab/>
            </w:r>
            <w:r w:rsidR="00234C1A">
              <w:rPr>
                <w:noProof/>
                <w:webHidden/>
              </w:rPr>
              <w:fldChar w:fldCharType="begin"/>
            </w:r>
            <w:r w:rsidR="00234C1A">
              <w:rPr>
                <w:noProof/>
                <w:webHidden/>
              </w:rPr>
              <w:instrText xml:space="preserve"> PAGEREF _Toc76818025 \h </w:instrText>
            </w:r>
            <w:r w:rsidR="00234C1A">
              <w:rPr>
                <w:noProof/>
                <w:webHidden/>
              </w:rPr>
            </w:r>
            <w:r w:rsidR="00234C1A">
              <w:rPr>
                <w:noProof/>
                <w:webHidden/>
              </w:rPr>
              <w:fldChar w:fldCharType="separate"/>
            </w:r>
            <w:r w:rsidR="00234C1A">
              <w:rPr>
                <w:noProof/>
                <w:webHidden/>
              </w:rPr>
              <w:t>10</w:t>
            </w:r>
            <w:r w:rsidR="00234C1A">
              <w:rPr>
                <w:noProof/>
                <w:webHidden/>
              </w:rPr>
              <w:fldChar w:fldCharType="end"/>
            </w:r>
          </w:hyperlink>
        </w:p>
        <w:p w14:paraId="4C1415AF" w14:textId="559930C6" w:rsidR="00234C1A" w:rsidRDefault="00953DE9">
          <w:pPr>
            <w:pStyle w:val="20"/>
            <w:tabs>
              <w:tab w:val="right" w:leader="dot" w:pos="9350"/>
            </w:tabs>
            <w:rPr>
              <w:rFonts w:asciiTheme="minorHAnsi" w:hAnsiTheme="minorHAnsi"/>
              <w:noProof/>
              <w:kern w:val="0"/>
              <w:lang w:eastAsia="en-US"/>
            </w:rPr>
          </w:pPr>
          <w:hyperlink w:anchor="_Toc76818026" w:history="1">
            <w:r w:rsidR="00234C1A" w:rsidRPr="003C052A">
              <w:rPr>
                <w:rStyle w:val="a7"/>
                <w:noProof/>
              </w:rPr>
              <w:t>3.1 Genotype affects microbiome composition: bacterial community richness and diversity</w:t>
            </w:r>
            <w:r w:rsidR="00234C1A">
              <w:rPr>
                <w:noProof/>
                <w:webHidden/>
              </w:rPr>
              <w:tab/>
            </w:r>
            <w:r w:rsidR="00234C1A">
              <w:rPr>
                <w:noProof/>
                <w:webHidden/>
              </w:rPr>
              <w:fldChar w:fldCharType="begin"/>
            </w:r>
            <w:r w:rsidR="00234C1A">
              <w:rPr>
                <w:noProof/>
                <w:webHidden/>
              </w:rPr>
              <w:instrText xml:space="preserve"> PAGEREF _Toc76818026 \h </w:instrText>
            </w:r>
            <w:r w:rsidR="00234C1A">
              <w:rPr>
                <w:noProof/>
                <w:webHidden/>
              </w:rPr>
            </w:r>
            <w:r w:rsidR="00234C1A">
              <w:rPr>
                <w:noProof/>
                <w:webHidden/>
              </w:rPr>
              <w:fldChar w:fldCharType="separate"/>
            </w:r>
            <w:r w:rsidR="00234C1A">
              <w:rPr>
                <w:noProof/>
                <w:webHidden/>
              </w:rPr>
              <w:t>10</w:t>
            </w:r>
            <w:r w:rsidR="00234C1A">
              <w:rPr>
                <w:noProof/>
                <w:webHidden/>
              </w:rPr>
              <w:fldChar w:fldCharType="end"/>
            </w:r>
          </w:hyperlink>
        </w:p>
        <w:p w14:paraId="3990AAC0" w14:textId="6F895DED" w:rsidR="00234C1A" w:rsidRDefault="00953DE9">
          <w:pPr>
            <w:pStyle w:val="20"/>
            <w:tabs>
              <w:tab w:val="right" w:leader="dot" w:pos="9350"/>
            </w:tabs>
            <w:rPr>
              <w:rFonts w:asciiTheme="minorHAnsi" w:hAnsiTheme="minorHAnsi"/>
              <w:noProof/>
              <w:kern w:val="0"/>
              <w:lang w:eastAsia="en-US"/>
            </w:rPr>
          </w:pPr>
          <w:hyperlink w:anchor="_Toc76818027" w:history="1">
            <w:r w:rsidR="00234C1A" w:rsidRPr="003C052A">
              <w:rPr>
                <w:rStyle w:val="a7"/>
                <w:noProof/>
              </w:rPr>
              <w:t>3.2 Dietary PEITC induced gut microbiota changes: bacterial identification</w:t>
            </w:r>
            <w:r w:rsidR="00234C1A">
              <w:rPr>
                <w:noProof/>
                <w:webHidden/>
              </w:rPr>
              <w:tab/>
            </w:r>
            <w:r w:rsidR="00234C1A">
              <w:rPr>
                <w:noProof/>
                <w:webHidden/>
              </w:rPr>
              <w:fldChar w:fldCharType="begin"/>
            </w:r>
            <w:r w:rsidR="00234C1A">
              <w:rPr>
                <w:noProof/>
                <w:webHidden/>
              </w:rPr>
              <w:instrText xml:space="preserve"> PAGEREF _Toc76818027 \h </w:instrText>
            </w:r>
            <w:r w:rsidR="00234C1A">
              <w:rPr>
                <w:noProof/>
                <w:webHidden/>
              </w:rPr>
            </w:r>
            <w:r w:rsidR="00234C1A">
              <w:rPr>
                <w:noProof/>
                <w:webHidden/>
              </w:rPr>
              <w:fldChar w:fldCharType="separate"/>
            </w:r>
            <w:r w:rsidR="00234C1A">
              <w:rPr>
                <w:noProof/>
                <w:webHidden/>
              </w:rPr>
              <w:t>11</w:t>
            </w:r>
            <w:r w:rsidR="00234C1A">
              <w:rPr>
                <w:noProof/>
                <w:webHidden/>
              </w:rPr>
              <w:fldChar w:fldCharType="end"/>
            </w:r>
          </w:hyperlink>
        </w:p>
        <w:p w14:paraId="7DF348DC" w14:textId="7165EDC8" w:rsidR="00234C1A" w:rsidRDefault="00953DE9">
          <w:pPr>
            <w:pStyle w:val="20"/>
            <w:tabs>
              <w:tab w:val="right" w:leader="dot" w:pos="9350"/>
            </w:tabs>
            <w:rPr>
              <w:rFonts w:asciiTheme="minorHAnsi" w:hAnsiTheme="minorHAnsi"/>
              <w:noProof/>
              <w:kern w:val="0"/>
              <w:lang w:eastAsia="en-US"/>
            </w:rPr>
          </w:pPr>
          <w:hyperlink w:anchor="_Toc76818028" w:history="1">
            <w:r w:rsidR="00234C1A" w:rsidRPr="003C052A">
              <w:rPr>
                <w:rStyle w:val="a7"/>
                <w:noProof/>
              </w:rPr>
              <w:t>3.3 Gut microbiota profiles altered between Nrf2 KO and WT genotypes</w:t>
            </w:r>
            <w:r w:rsidR="00234C1A">
              <w:rPr>
                <w:noProof/>
                <w:webHidden/>
              </w:rPr>
              <w:tab/>
            </w:r>
            <w:r w:rsidR="00234C1A">
              <w:rPr>
                <w:noProof/>
                <w:webHidden/>
              </w:rPr>
              <w:fldChar w:fldCharType="begin"/>
            </w:r>
            <w:r w:rsidR="00234C1A">
              <w:rPr>
                <w:noProof/>
                <w:webHidden/>
              </w:rPr>
              <w:instrText xml:space="preserve"> PAGEREF _Toc76818028 \h </w:instrText>
            </w:r>
            <w:r w:rsidR="00234C1A">
              <w:rPr>
                <w:noProof/>
                <w:webHidden/>
              </w:rPr>
            </w:r>
            <w:r w:rsidR="00234C1A">
              <w:rPr>
                <w:noProof/>
                <w:webHidden/>
              </w:rPr>
              <w:fldChar w:fldCharType="separate"/>
            </w:r>
            <w:r w:rsidR="00234C1A">
              <w:rPr>
                <w:noProof/>
                <w:webHidden/>
              </w:rPr>
              <w:t>12</w:t>
            </w:r>
            <w:r w:rsidR="00234C1A">
              <w:rPr>
                <w:noProof/>
                <w:webHidden/>
              </w:rPr>
              <w:fldChar w:fldCharType="end"/>
            </w:r>
          </w:hyperlink>
        </w:p>
        <w:p w14:paraId="793F1A34" w14:textId="7322ED14" w:rsidR="00234C1A" w:rsidRDefault="00953DE9">
          <w:pPr>
            <w:pStyle w:val="20"/>
            <w:tabs>
              <w:tab w:val="right" w:leader="dot" w:pos="9350"/>
            </w:tabs>
            <w:rPr>
              <w:rFonts w:asciiTheme="minorHAnsi" w:hAnsiTheme="minorHAnsi"/>
              <w:noProof/>
              <w:kern w:val="0"/>
              <w:lang w:eastAsia="en-US"/>
            </w:rPr>
          </w:pPr>
          <w:hyperlink w:anchor="_Toc76818029" w:history="1">
            <w:r w:rsidR="00234C1A" w:rsidRPr="003C052A">
              <w:rPr>
                <w:rStyle w:val="a7"/>
                <w:noProof/>
              </w:rPr>
              <w:t xml:space="preserve">3.4 </w:t>
            </w:r>
            <w:r w:rsidR="00234C1A" w:rsidRPr="003C052A">
              <w:rPr>
                <w:rStyle w:val="a7"/>
                <w:i/>
                <w:iCs/>
                <w:noProof/>
              </w:rPr>
              <w:t>Bacteroidetes</w:t>
            </w:r>
            <w:r w:rsidR="00234C1A" w:rsidRPr="003C052A">
              <w:rPr>
                <w:rStyle w:val="a7"/>
                <w:noProof/>
              </w:rPr>
              <w:t>/</w:t>
            </w:r>
            <w:r w:rsidR="00234C1A" w:rsidRPr="003C052A">
              <w:rPr>
                <w:rStyle w:val="a7"/>
                <w:i/>
                <w:iCs/>
                <w:noProof/>
              </w:rPr>
              <w:t>Firmicutes</w:t>
            </w:r>
            <w:r w:rsidR="00234C1A" w:rsidRPr="003C052A">
              <w:rPr>
                <w:rStyle w:val="a7"/>
                <w:noProof/>
              </w:rPr>
              <w:t xml:space="preserve"> ratio altering by genotype, time and dietary treatment</w:t>
            </w:r>
            <w:r w:rsidR="00234C1A">
              <w:rPr>
                <w:noProof/>
                <w:webHidden/>
              </w:rPr>
              <w:tab/>
            </w:r>
            <w:r w:rsidR="00234C1A">
              <w:rPr>
                <w:noProof/>
                <w:webHidden/>
              </w:rPr>
              <w:fldChar w:fldCharType="begin"/>
            </w:r>
            <w:r w:rsidR="00234C1A">
              <w:rPr>
                <w:noProof/>
                <w:webHidden/>
              </w:rPr>
              <w:instrText xml:space="preserve"> PAGEREF _Toc76818029 \h </w:instrText>
            </w:r>
            <w:r w:rsidR="00234C1A">
              <w:rPr>
                <w:noProof/>
                <w:webHidden/>
              </w:rPr>
            </w:r>
            <w:r w:rsidR="00234C1A">
              <w:rPr>
                <w:noProof/>
                <w:webHidden/>
              </w:rPr>
              <w:fldChar w:fldCharType="separate"/>
            </w:r>
            <w:r w:rsidR="00234C1A">
              <w:rPr>
                <w:noProof/>
                <w:webHidden/>
              </w:rPr>
              <w:t>12</w:t>
            </w:r>
            <w:r w:rsidR="00234C1A">
              <w:rPr>
                <w:noProof/>
                <w:webHidden/>
              </w:rPr>
              <w:fldChar w:fldCharType="end"/>
            </w:r>
          </w:hyperlink>
        </w:p>
        <w:p w14:paraId="04DD2784" w14:textId="2D9E8E21" w:rsidR="00234C1A" w:rsidRDefault="00953DE9">
          <w:pPr>
            <w:pStyle w:val="20"/>
            <w:tabs>
              <w:tab w:val="right" w:leader="dot" w:pos="9350"/>
            </w:tabs>
            <w:rPr>
              <w:rFonts w:asciiTheme="minorHAnsi" w:hAnsiTheme="minorHAnsi"/>
              <w:noProof/>
              <w:kern w:val="0"/>
              <w:lang w:eastAsia="en-US"/>
            </w:rPr>
          </w:pPr>
          <w:hyperlink w:anchor="_Toc76818030" w:history="1">
            <w:r w:rsidR="00234C1A" w:rsidRPr="003C052A">
              <w:rPr>
                <w:rStyle w:val="a7"/>
                <w:noProof/>
              </w:rPr>
              <w:t>3.5 PEITC and cranberry feeding partially reverse the DSS-induced changes in fecal metabolome</w:t>
            </w:r>
            <w:r w:rsidR="00234C1A">
              <w:rPr>
                <w:noProof/>
                <w:webHidden/>
              </w:rPr>
              <w:tab/>
            </w:r>
            <w:r w:rsidR="00234C1A">
              <w:rPr>
                <w:noProof/>
                <w:webHidden/>
              </w:rPr>
              <w:fldChar w:fldCharType="begin"/>
            </w:r>
            <w:r w:rsidR="00234C1A">
              <w:rPr>
                <w:noProof/>
                <w:webHidden/>
              </w:rPr>
              <w:instrText xml:space="preserve"> PAGEREF _Toc76818030 \h </w:instrText>
            </w:r>
            <w:r w:rsidR="00234C1A">
              <w:rPr>
                <w:noProof/>
                <w:webHidden/>
              </w:rPr>
            </w:r>
            <w:r w:rsidR="00234C1A">
              <w:rPr>
                <w:noProof/>
                <w:webHidden/>
              </w:rPr>
              <w:fldChar w:fldCharType="separate"/>
            </w:r>
            <w:r w:rsidR="00234C1A">
              <w:rPr>
                <w:noProof/>
                <w:webHidden/>
              </w:rPr>
              <w:t>13</w:t>
            </w:r>
            <w:r w:rsidR="00234C1A">
              <w:rPr>
                <w:noProof/>
                <w:webHidden/>
              </w:rPr>
              <w:fldChar w:fldCharType="end"/>
            </w:r>
          </w:hyperlink>
        </w:p>
        <w:p w14:paraId="3341B8B6" w14:textId="36981A50" w:rsidR="00234C1A" w:rsidRDefault="00953DE9">
          <w:pPr>
            <w:pStyle w:val="10"/>
            <w:tabs>
              <w:tab w:val="right" w:leader="dot" w:pos="9350"/>
            </w:tabs>
            <w:rPr>
              <w:rFonts w:asciiTheme="minorHAnsi" w:hAnsiTheme="minorHAnsi"/>
              <w:noProof/>
              <w:kern w:val="0"/>
              <w:lang w:eastAsia="en-US"/>
            </w:rPr>
          </w:pPr>
          <w:hyperlink w:anchor="_Toc76818031" w:history="1">
            <w:r w:rsidR="00234C1A" w:rsidRPr="003C052A">
              <w:rPr>
                <w:rStyle w:val="a7"/>
                <w:noProof/>
              </w:rPr>
              <w:t>4. Discussion</w:t>
            </w:r>
            <w:r w:rsidR="00234C1A">
              <w:rPr>
                <w:noProof/>
                <w:webHidden/>
              </w:rPr>
              <w:tab/>
            </w:r>
            <w:r w:rsidR="00234C1A">
              <w:rPr>
                <w:noProof/>
                <w:webHidden/>
              </w:rPr>
              <w:fldChar w:fldCharType="begin"/>
            </w:r>
            <w:r w:rsidR="00234C1A">
              <w:rPr>
                <w:noProof/>
                <w:webHidden/>
              </w:rPr>
              <w:instrText xml:space="preserve"> PAGEREF _Toc76818031 \h </w:instrText>
            </w:r>
            <w:r w:rsidR="00234C1A">
              <w:rPr>
                <w:noProof/>
                <w:webHidden/>
              </w:rPr>
            </w:r>
            <w:r w:rsidR="00234C1A">
              <w:rPr>
                <w:noProof/>
                <w:webHidden/>
              </w:rPr>
              <w:fldChar w:fldCharType="separate"/>
            </w:r>
            <w:r w:rsidR="00234C1A">
              <w:rPr>
                <w:noProof/>
                <w:webHidden/>
              </w:rPr>
              <w:t>20</w:t>
            </w:r>
            <w:r w:rsidR="00234C1A">
              <w:rPr>
                <w:noProof/>
                <w:webHidden/>
              </w:rPr>
              <w:fldChar w:fldCharType="end"/>
            </w:r>
          </w:hyperlink>
        </w:p>
        <w:p w14:paraId="7B57FC13" w14:textId="76F67F7C" w:rsidR="00234C1A" w:rsidRDefault="00953DE9">
          <w:pPr>
            <w:pStyle w:val="10"/>
            <w:tabs>
              <w:tab w:val="right" w:leader="dot" w:pos="9350"/>
            </w:tabs>
            <w:rPr>
              <w:rFonts w:asciiTheme="minorHAnsi" w:hAnsiTheme="minorHAnsi"/>
              <w:noProof/>
              <w:kern w:val="0"/>
              <w:lang w:eastAsia="en-US"/>
            </w:rPr>
          </w:pPr>
          <w:hyperlink w:anchor="_Toc76818032" w:history="1">
            <w:r w:rsidR="00234C1A" w:rsidRPr="003C052A">
              <w:rPr>
                <w:rStyle w:val="a7"/>
                <w:noProof/>
              </w:rPr>
              <w:t>Acknowledgements</w:t>
            </w:r>
            <w:r w:rsidR="00234C1A">
              <w:rPr>
                <w:noProof/>
                <w:webHidden/>
              </w:rPr>
              <w:tab/>
            </w:r>
            <w:r w:rsidR="00234C1A">
              <w:rPr>
                <w:noProof/>
                <w:webHidden/>
              </w:rPr>
              <w:fldChar w:fldCharType="begin"/>
            </w:r>
            <w:r w:rsidR="00234C1A">
              <w:rPr>
                <w:noProof/>
                <w:webHidden/>
              </w:rPr>
              <w:instrText xml:space="preserve"> PAGEREF _Toc76818032 \h </w:instrText>
            </w:r>
            <w:r w:rsidR="00234C1A">
              <w:rPr>
                <w:noProof/>
                <w:webHidden/>
              </w:rPr>
            </w:r>
            <w:r w:rsidR="00234C1A">
              <w:rPr>
                <w:noProof/>
                <w:webHidden/>
              </w:rPr>
              <w:fldChar w:fldCharType="separate"/>
            </w:r>
            <w:r w:rsidR="00234C1A">
              <w:rPr>
                <w:noProof/>
                <w:webHidden/>
              </w:rPr>
              <w:t>23</w:t>
            </w:r>
            <w:r w:rsidR="00234C1A">
              <w:rPr>
                <w:noProof/>
                <w:webHidden/>
              </w:rPr>
              <w:fldChar w:fldCharType="end"/>
            </w:r>
          </w:hyperlink>
        </w:p>
        <w:p w14:paraId="796E5C8F" w14:textId="2B581B6D" w:rsidR="00234C1A" w:rsidRDefault="00953DE9">
          <w:pPr>
            <w:pStyle w:val="10"/>
            <w:tabs>
              <w:tab w:val="right" w:leader="dot" w:pos="9350"/>
            </w:tabs>
            <w:rPr>
              <w:rFonts w:asciiTheme="minorHAnsi" w:hAnsiTheme="minorHAnsi"/>
              <w:noProof/>
              <w:kern w:val="0"/>
              <w:lang w:eastAsia="en-US"/>
            </w:rPr>
          </w:pPr>
          <w:hyperlink w:anchor="_Toc76818033" w:history="1">
            <w:r w:rsidR="00234C1A" w:rsidRPr="003C052A">
              <w:rPr>
                <w:rStyle w:val="a7"/>
                <w:noProof/>
              </w:rPr>
              <w:t>Conflict of Interest States</w:t>
            </w:r>
            <w:r w:rsidR="00234C1A">
              <w:rPr>
                <w:noProof/>
                <w:webHidden/>
              </w:rPr>
              <w:tab/>
            </w:r>
            <w:r w:rsidR="00234C1A">
              <w:rPr>
                <w:noProof/>
                <w:webHidden/>
              </w:rPr>
              <w:fldChar w:fldCharType="begin"/>
            </w:r>
            <w:r w:rsidR="00234C1A">
              <w:rPr>
                <w:noProof/>
                <w:webHidden/>
              </w:rPr>
              <w:instrText xml:space="preserve"> PAGEREF _Toc76818033 \h </w:instrText>
            </w:r>
            <w:r w:rsidR="00234C1A">
              <w:rPr>
                <w:noProof/>
                <w:webHidden/>
              </w:rPr>
            </w:r>
            <w:r w:rsidR="00234C1A">
              <w:rPr>
                <w:noProof/>
                <w:webHidden/>
              </w:rPr>
              <w:fldChar w:fldCharType="separate"/>
            </w:r>
            <w:r w:rsidR="00234C1A">
              <w:rPr>
                <w:noProof/>
                <w:webHidden/>
              </w:rPr>
              <w:t>23</w:t>
            </w:r>
            <w:r w:rsidR="00234C1A">
              <w:rPr>
                <w:noProof/>
                <w:webHidden/>
              </w:rPr>
              <w:fldChar w:fldCharType="end"/>
            </w:r>
          </w:hyperlink>
        </w:p>
        <w:p w14:paraId="19E1DD4D" w14:textId="78D767F8" w:rsidR="00234C1A" w:rsidRDefault="00953DE9">
          <w:pPr>
            <w:pStyle w:val="10"/>
            <w:tabs>
              <w:tab w:val="right" w:leader="dot" w:pos="9350"/>
            </w:tabs>
            <w:rPr>
              <w:rFonts w:asciiTheme="minorHAnsi" w:hAnsiTheme="minorHAnsi"/>
              <w:noProof/>
              <w:kern w:val="0"/>
              <w:lang w:eastAsia="en-US"/>
            </w:rPr>
          </w:pPr>
          <w:hyperlink w:anchor="_Toc76818034" w:history="1">
            <w:r w:rsidR="00234C1A" w:rsidRPr="003C052A">
              <w:rPr>
                <w:rStyle w:val="a7"/>
                <w:noProof/>
              </w:rPr>
              <w:t>Data availability statement</w:t>
            </w:r>
            <w:r w:rsidR="00234C1A">
              <w:rPr>
                <w:noProof/>
                <w:webHidden/>
              </w:rPr>
              <w:tab/>
            </w:r>
            <w:r w:rsidR="00234C1A">
              <w:rPr>
                <w:noProof/>
                <w:webHidden/>
              </w:rPr>
              <w:fldChar w:fldCharType="begin"/>
            </w:r>
            <w:r w:rsidR="00234C1A">
              <w:rPr>
                <w:noProof/>
                <w:webHidden/>
              </w:rPr>
              <w:instrText xml:space="preserve"> PAGEREF _Toc76818034 \h </w:instrText>
            </w:r>
            <w:r w:rsidR="00234C1A">
              <w:rPr>
                <w:noProof/>
                <w:webHidden/>
              </w:rPr>
            </w:r>
            <w:r w:rsidR="00234C1A">
              <w:rPr>
                <w:noProof/>
                <w:webHidden/>
              </w:rPr>
              <w:fldChar w:fldCharType="separate"/>
            </w:r>
            <w:r w:rsidR="00234C1A">
              <w:rPr>
                <w:noProof/>
                <w:webHidden/>
              </w:rPr>
              <w:t>23</w:t>
            </w:r>
            <w:r w:rsidR="00234C1A">
              <w:rPr>
                <w:noProof/>
                <w:webHidden/>
              </w:rPr>
              <w:fldChar w:fldCharType="end"/>
            </w:r>
          </w:hyperlink>
        </w:p>
        <w:p w14:paraId="08F3967D" w14:textId="0C4CD915" w:rsidR="00234C1A" w:rsidRDefault="00953DE9">
          <w:pPr>
            <w:pStyle w:val="10"/>
            <w:tabs>
              <w:tab w:val="right" w:leader="dot" w:pos="9350"/>
            </w:tabs>
            <w:rPr>
              <w:rFonts w:asciiTheme="minorHAnsi" w:hAnsiTheme="minorHAnsi"/>
              <w:noProof/>
              <w:kern w:val="0"/>
              <w:lang w:eastAsia="en-US"/>
            </w:rPr>
          </w:pPr>
          <w:hyperlink w:anchor="_Toc76818035" w:history="1">
            <w:r w:rsidR="00234C1A" w:rsidRPr="003C052A">
              <w:rPr>
                <w:rStyle w:val="a7"/>
                <w:noProof/>
              </w:rPr>
              <w:t>Legend</w:t>
            </w:r>
            <w:r w:rsidR="00234C1A">
              <w:rPr>
                <w:noProof/>
                <w:webHidden/>
              </w:rPr>
              <w:tab/>
            </w:r>
            <w:r w:rsidR="00234C1A">
              <w:rPr>
                <w:noProof/>
                <w:webHidden/>
              </w:rPr>
              <w:fldChar w:fldCharType="begin"/>
            </w:r>
            <w:r w:rsidR="00234C1A">
              <w:rPr>
                <w:noProof/>
                <w:webHidden/>
              </w:rPr>
              <w:instrText xml:space="preserve"> PAGEREF _Toc76818035 \h </w:instrText>
            </w:r>
            <w:r w:rsidR="00234C1A">
              <w:rPr>
                <w:noProof/>
                <w:webHidden/>
              </w:rPr>
            </w:r>
            <w:r w:rsidR="00234C1A">
              <w:rPr>
                <w:noProof/>
                <w:webHidden/>
              </w:rPr>
              <w:fldChar w:fldCharType="separate"/>
            </w:r>
            <w:r w:rsidR="00234C1A">
              <w:rPr>
                <w:noProof/>
                <w:webHidden/>
              </w:rPr>
              <w:t>24</w:t>
            </w:r>
            <w:r w:rsidR="00234C1A">
              <w:rPr>
                <w:noProof/>
                <w:webHidden/>
              </w:rPr>
              <w:fldChar w:fldCharType="end"/>
            </w:r>
          </w:hyperlink>
        </w:p>
        <w:p w14:paraId="03E0DFC7" w14:textId="1B776488" w:rsidR="00234C1A" w:rsidRDefault="00953DE9">
          <w:pPr>
            <w:pStyle w:val="20"/>
            <w:tabs>
              <w:tab w:val="right" w:leader="dot" w:pos="9350"/>
            </w:tabs>
            <w:rPr>
              <w:rFonts w:asciiTheme="minorHAnsi" w:hAnsiTheme="minorHAnsi"/>
              <w:noProof/>
              <w:kern w:val="0"/>
              <w:lang w:eastAsia="en-US"/>
            </w:rPr>
          </w:pPr>
          <w:hyperlink w:anchor="_Toc76818036" w:history="1">
            <w:r w:rsidR="00234C1A" w:rsidRPr="003C052A">
              <w:rPr>
                <w:rStyle w:val="a7"/>
                <w:noProof/>
              </w:rPr>
              <w:t>Figures</w:t>
            </w:r>
            <w:r w:rsidR="00234C1A">
              <w:rPr>
                <w:noProof/>
                <w:webHidden/>
              </w:rPr>
              <w:tab/>
            </w:r>
            <w:r w:rsidR="00234C1A">
              <w:rPr>
                <w:noProof/>
                <w:webHidden/>
              </w:rPr>
              <w:fldChar w:fldCharType="begin"/>
            </w:r>
            <w:r w:rsidR="00234C1A">
              <w:rPr>
                <w:noProof/>
                <w:webHidden/>
              </w:rPr>
              <w:instrText xml:space="preserve"> PAGEREF _Toc76818036 \h </w:instrText>
            </w:r>
            <w:r w:rsidR="00234C1A">
              <w:rPr>
                <w:noProof/>
                <w:webHidden/>
              </w:rPr>
            </w:r>
            <w:r w:rsidR="00234C1A">
              <w:rPr>
                <w:noProof/>
                <w:webHidden/>
              </w:rPr>
              <w:fldChar w:fldCharType="separate"/>
            </w:r>
            <w:r w:rsidR="00234C1A">
              <w:rPr>
                <w:noProof/>
                <w:webHidden/>
              </w:rPr>
              <w:t>24</w:t>
            </w:r>
            <w:r w:rsidR="00234C1A">
              <w:rPr>
                <w:noProof/>
                <w:webHidden/>
              </w:rPr>
              <w:fldChar w:fldCharType="end"/>
            </w:r>
          </w:hyperlink>
        </w:p>
        <w:p w14:paraId="64F588C4" w14:textId="1B905895" w:rsidR="00234C1A" w:rsidRDefault="00953DE9">
          <w:pPr>
            <w:pStyle w:val="20"/>
            <w:tabs>
              <w:tab w:val="right" w:leader="dot" w:pos="9350"/>
            </w:tabs>
            <w:rPr>
              <w:rFonts w:asciiTheme="minorHAnsi" w:hAnsiTheme="minorHAnsi"/>
              <w:noProof/>
              <w:kern w:val="0"/>
              <w:lang w:eastAsia="en-US"/>
            </w:rPr>
          </w:pPr>
          <w:hyperlink w:anchor="_Toc76818037" w:history="1">
            <w:r w:rsidR="00234C1A" w:rsidRPr="003C052A">
              <w:rPr>
                <w:rStyle w:val="a7"/>
                <w:noProof/>
              </w:rPr>
              <w:t>Tables</w:t>
            </w:r>
            <w:r w:rsidR="00234C1A">
              <w:rPr>
                <w:noProof/>
                <w:webHidden/>
              </w:rPr>
              <w:tab/>
            </w:r>
            <w:r w:rsidR="00234C1A">
              <w:rPr>
                <w:noProof/>
                <w:webHidden/>
              </w:rPr>
              <w:fldChar w:fldCharType="begin"/>
            </w:r>
            <w:r w:rsidR="00234C1A">
              <w:rPr>
                <w:noProof/>
                <w:webHidden/>
              </w:rPr>
              <w:instrText xml:space="preserve"> PAGEREF _Toc76818037 \h </w:instrText>
            </w:r>
            <w:r w:rsidR="00234C1A">
              <w:rPr>
                <w:noProof/>
                <w:webHidden/>
              </w:rPr>
            </w:r>
            <w:r w:rsidR="00234C1A">
              <w:rPr>
                <w:noProof/>
                <w:webHidden/>
              </w:rPr>
              <w:fldChar w:fldCharType="separate"/>
            </w:r>
            <w:r w:rsidR="00234C1A">
              <w:rPr>
                <w:noProof/>
                <w:webHidden/>
              </w:rPr>
              <w:t>26</w:t>
            </w:r>
            <w:r w:rsidR="00234C1A">
              <w:rPr>
                <w:noProof/>
                <w:webHidden/>
              </w:rPr>
              <w:fldChar w:fldCharType="end"/>
            </w:r>
          </w:hyperlink>
        </w:p>
        <w:p w14:paraId="3A8CBF3D" w14:textId="71BE414E" w:rsidR="00234C1A" w:rsidRDefault="00953DE9">
          <w:pPr>
            <w:pStyle w:val="10"/>
            <w:tabs>
              <w:tab w:val="right" w:leader="dot" w:pos="9350"/>
            </w:tabs>
            <w:rPr>
              <w:rFonts w:asciiTheme="minorHAnsi" w:hAnsiTheme="minorHAnsi"/>
              <w:noProof/>
              <w:kern w:val="0"/>
              <w:lang w:eastAsia="en-US"/>
            </w:rPr>
          </w:pPr>
          <w:hyperlink w:anchor="_Toc76818038" w:history="1">
            <w:r w:rsidR="00234C1A" w:rsidRPr="003C052A">
              <w:rPr>
                <w:rStyle w:val="a7"/>
                <w:noProof/>
              </w:rPr>
              <w:t>References</w:t>
            </w:r>
            <w:r w:rsidR="00234C1A">
              <w:rPr>
                <w:noProof/>
                <w:webHidden/>
              </w:rPr>
              <w:tab/>
            </w:r>
            <w:r w:rsidR="00234C1A">
              <w:rPr>
                <w:noProof/>
                <w:webHidden/>
              </w:rPr>
              <w:fldChar w:fldCharType="begin"/>
            </w:r>
            <w:r w:rsidR="00234C1A">
              <w:rPr>
                <w:noProof/>
                <w:webHidden/>
              </w:rPr>
              <w:instrText xml:space="preserve"> PAGEREF _Toc76818038 \h </w:instrText>
            </w:r>
            <w:r w:rsidR="00234C1A">
              <w:rPr>
                <w:noProof/>
                <w:webHidden/>
              </w:rPr>
            </w:r>
            <w:r w:rsidR="00234C1A">
              <w:rPr>
                <w:noProof/>
                <w:webHidden/>
              </w:rPr>
              <w:fldChar w:fldCharType="separate"/>
            </w:r>
            <w:r w:rsidR="00234C1A">
              <w:rPr>
                <w:noProof/>
                <w:webHidden/>
              </w:rPr>
              <w:t>27</w:t>
            </w:r>
            <w:r w:rsidR="00234C1A">
              <w:rPr>
                <w:noProof/>
                <w:webHidden/>
              </w:rPr>
              <w:fldChar w:fldCharType="end"/>
            </w:r>
          </w:hyperlink>
        </w:p>
        <w:p w14:paraId="5FE1EAE1" w14:textId="4491608D" w:rsidR="000B4D88" w:rsidRDefault="000B4D88" w:rsidP="002C0074">
          <w:r>
            <w:rPr>
              <w:b/>
              <w:bCs/>
              <w:noProof/>
            </w:rPr>
            <w:fldChar w:fldCharType="end"/>
          </w:r>
        </w:p>
      </w:sdtContent>
    </w:sdt>
    <w:p w14:paraId="6FAC836F" w14:textId="0D358049" w:rsidR="009232E0" w:rsidRDefault="009232E0" w:rsidP="000B4D88">
      <w:pPr>
        <w:pStyle w:val="1"/>
      </w:pPr>
      <w:bookmarkStart w:id="1" w:name="_Toc76818018"/>
      <w:r w:rsidRPr="007F3B3D">
        <w:t>Abstract</w:t>
      </w:r>
      <w:bookmarkEnd w:id="0"/>
      <w:bookmarkEnd w:id="1"/>
    </w:p>
    <w:p w14:paraId="58871F6C" w14:textId="77777777" w:rsidR="002C0074" w:rsidRPr="002C0074" w:rsidRDefault="002C0074" w:rsidP="002C0074"/>
    <w:p w14:paraId="3AD81515" w14:textId="782ABC5F" w:rsidR="0059064E" w:rsidDel="000B69A7" w:rsidRDefault="002A1282" w:rsidP="000B69A7">
      <w:pPr>
        <w:spacing w:line="360" w:lineRule="auto"/>
        <w:rPr>
          <w:del w:id="2" w:author="尹然(基础科学研究部)" w:date="2021-08-10T09:57:00Z"/>
          <w:rFonts w:ascii="Times New Roman" w:hAnsi="Times New Roman" w:cs="Times New Roman"/>
          <w:sz w:val="24"/>
        </w:rPr>
      </w:pPr>
      <w:r>
        <w:rPr>
          <w:rFonts w:ascii="Times New Roman" w:hAnsi="Times New Roman" w:cs="Times New Roman"/>
          <w:sz w:val="24"/>
        </w:rPr>
        <w:t>Recent studies have demonstrated that diet</w:t>
      </w:r>
      <w:r w:rsidR="0059064E">
        <w:rPr>
          <w:rFonts w:ascii="Times New Roman" w:hAnsi="Times New Roman" w:cs="Times New Roman"/>
          <w:sz w:val="24"/>
        </w:rPr>
        <w:t xml:space="preserve">, </w:t>
      </w:r>
      <w:r w:rsidR="0049107D">
        <w:rPr>
          <w:rFonts w:ascii="Times New Roman" w:hAnsi="Times New Roman" w:cs="Times New Roman"/>
          <w:sz w:val="24"/>
        </w:rPr>
        <w:t>gen</w:t>
      </w:r>
      <w:r w:rsidR="00F16566">
        <w:rPr>
          <w:rFonts w:ascii="Times New Roman" w:hAnsi="Times New Roman" w:cs="Times New Roman"/>
          <w:sz w:val="24"/>
        </w:rPr>
        <w:t>etic variations</w:t>
      </w:r>
      <w:r w:rsidR="00E7381B">
        <w:rPr>
          <w:rFonts w:ascii="Times New Roman" w:hAnsi="Times New Roman" w:cs="Times New Roman"/>
          <w:sz w:val="24"/>
        </w:rPr>
        <w:t xml:space="preserve"> and diseases </w:t>
      </w:r>
      <w:r w:rsidR="0056538F">
        <w:rPr>
          <w:rFonts w:ascii="Times New Roman" w:hAnsi="Times New Roman" w:cs="Times New Roman"/>
          <w:sz w:val="24"/>
        </w:rPr>
        <w:t xml:space="preserve">can </w:t>
      </w:r>
      <w:r w:rsidR="001C6704">
        <w:rPr>
          <w:rFonts w:ascii="Times New Roman" w:hAnsi="Times New Roman" w:cs="Times New Roman"/>
          <w:sz w:val="24"/>
        </w:rPr>
        <w:t>alter</w:t>
      </w:r>
      <w:r w:rsidR="0056538F">
        <w:rPr>
          <w:rFonts w:ascii="Times New Roman" w:hAnsi="Times New Roman" w:cs="Times New Roman"/>
          <w:sz w:val="24"/>
        </w:rPr>
        <w:t xml:space="preserve"> </w:t>
      </w:r>
      <w:r>
        <w:rPr>
          <w:rFonts w:ascii="Times New Roman" w:hAnsi="Times New Roman" w:cs="Times New Roman"/>
          <w:sz w:val="24"/>
        </w:rPr>
        <w:t xml:space="preserve">bacterial community </w:t>
      </w:r>
      <w:r w:rsidR="0056538F">
        <w:rPr>
          <w:rFonts w:ascii="Times New Roman" w:hAnsi="Times New Roman" w:cs="Times New Roman"/>
          <w:sz w:val="24"/>
        </w:rPr>
        <w:t>composition which</w:t>
      </w:r>
      <w:r w:rsidR="0049107D">
        <w:rPr>
          <w:rFonts w:ascii="Times New Roman" w:hAnsi="Times New Roman" w:cs="Times New Roman"/>
          <w:sz w:val="24"/>
        </w:rPr>
        <w:t xml:space="preserve"> can</w:t>
      </w:r>
      <w:r w:rsidR="0056538F">
        <w:rPr>
          <w:rFonts w:ascii="Times New Roman" w:hAnsi="Times New Roman" w:cs="Times New Roman"/>
          <w:sz w:val="24"/>
        </w:rPr>
        <w:t xml:space="preserve"> affect host’s wellbeing including gastrointestinal, </w:t>
      </w:r>
      <w:r w:rsidR="00044181">
        <w:rPr>
          <w:rFonts w:ascii="Times New Roman" w:hAnsi="Times New Roman" w:cs="Times New Roman"/>
          <w:sz w:val="24"/>
        </w:rPr>
        <w:t>endocrinal,</w:t>
      </w:r>
      <w:r w:rsidR="0056538F">
        <w:rPr>
          <w:rFonts w:ascii="Times New Roman" w:hAnsi="Times New Roman" w:cs="Times New Roman"/>
          <w:sz w:val="24"/>
        </w:rPr>
        <w:t xml:space="preserve"> and mental health</w:t>
      </w:r>
      <w:r>
        <w:rPr>
          <w:rFonts w:ascii="Times New Roman" w:hAnsi="Times New Roman" w:cs="Times New Roman"/>
          <w:sz w:val="24"/>
        </w:rPr>
        <w:t xml:space="preserve">. </w:t>
      </w:r>
      <w:r w:rsidRPr="00E56D53">
        <w:rPr>
          <w:rFonts w:ascii="Times New Roman" w:hAnsi="Times New Roman" w:cs="Times New Roman"/>
          <w:sz w:val="24"/>
        </w:rPr>
        <w:t xml:space="preserve">In </w:t>
      </w:r>
      <w:del w:id="3" w:author="尹然(基础科学研究部)" w:date="2021-08-10T09:56:00Z">
        <w:r w:rsidRPr="00E56D53" w:rsidDel="000B69A7">
          <w:rPr>
            <w:rFonts w:ascii="Times New Roman" w:hAnsi="Times New Roman" w:cs="Times New Roman"/>
            <w:sz w:val="24"/>
          </w:rPr>
          <w:delText>th</w:delText>
        </w:r>
        <w:r w:rsidR="0059064E" w:rsidDel="000B69A7">
          <w:rPr>
            <w:rFonts w:ascii="Times New Roman" w:hAnsi="Times New Roman" w:cs="Times New Roman"/>
            <w:sz w:val="24"/>
          </w:rPr>
          <w:delText>e current</w:delText>
        </w:r>
      </w:del>
      <w:ins w:id="4" w:author="尹然(基础科学研究部)" w:date="2021-08-10T09:56:00Z">
        <w:r w:rsidR="000B69A7">
          <w:rPr>
            <w:rFonts w:ascii="Times New Roman" w:hAnsi="Times New Roman" w:cs="Times New Roman"/>
            <w:sz w:val="24"/>
          </w:rPr>
          <w:t>this</w:t>
        </w:r>
      </w:ins>
      <w:r w:rsidR="0059064E">
        <w:rPr>
          <w:rFonts w:ascii="Times New Roman" w:hAnsi="Times New Roman" w:cs="Times New Roman"/>
          <w:sz w:val="24"/>
        </w:rPr>
        <w:t xml:space="preserve"> </w:t>
      </w:r>
      <w:r w:rsidRPr="00E56D53">
        <w:rPr>
          <w:rFonts w:ascii="Times New Roman" w:hAnsi="Times New Roman" w:cs="Times New Roman"/>
          <w:sz w:val="24"/>
        </w:rPr>
        <w:t xml:space="preserve">study, we performed dietary </w:t>
      </w:r>
      <w:r>
        <w:rPr>
          <w:rFonts w:ascii="Times New Roman" w:hAnsi="Times New Roman" w:cs="Times New Roman"/>
          <w:sz w:val="24"/>
        </w:rPr>
        <w:t>intervention</w:t>
      </w:r>
      <w:r w:rsidRPr="00E56D53">
        <w:rPr>
          <w:rFonts w:ascii="Times New Roman" w:hAnsi="Times New Roman" w:cs="Times New Roman"/>
          <w:sz w:val="24"/>
        </w:rPr>
        <w:t xml:space="preserve"> </w:t>
      </w:r>
      <w:r w:rsidR="0056538F">
        <w:rPr>
          <w:rFonts w:ascii="Times New Roman" w:hAnsi="Times New Roman" w:cs="Times New Roman"/>
          <w:sz w:val="24"/>
        </w:rPr>
        <w:t>with</w:t>
      </w:r>
      <w:r w:rsidR="0056538F" w:rsidRPr="00E56D53">
        <w:rPr>
          <w:rFonts w:ascii="Times New Roman" w:hAnsi="Times New Roman" w:cs="Times New Roman"/>
          <w:sz w:val="24"/>
        </w:rPr>
        <w:t xml:space="preserve"> </w:t>
      </w:r>
      <w:r>
        <w:rPr>
          <w:rFonts w:ascii="Times New Roman" w:hAnsi="Times New Roman" w:cs="Times New Roman"/>
          <w:sz w:val="24"/>
        </w:rPr>
        <w:t xml:space="preserve">phenethyl isothiocyanate (PEITC), a bioactive phytochemical </w:t>
      </w:r>
      <w:r w:rsidRPr="00EE6093">
        <w:rPr>
          <w:rFonts w:ascii="Times New Roman" w:hAnsi="Times New Roman" w:cs="Times New Roman"/>
          <w:sz w:val="24"/>
        </w:rPr>
        <w:t xml:space="preserve">found </w:t>
      </w:r>
      <w:r>
        <w:rPr>
          <w:rFonts w:ascii="Times New Roman" w:hAnsi="Times New Roman" w:cs="Times New Roman"/>
          <w:sz w:val="24"/>
        </w:rPr>
        <w:t xml:space="preserve">abundantly </w:t>
      </w:r>
      <w:r w:rsidRPr="00EE6093">
        <w:rPr>
          <w:rFonts w:ascii="Times New Roman" w:hAnsi="Times New Roman" w:cs="Times New Roman"/>
          <w:sz w:val="24"/>
        </w:rPr>
        <w:t xml:space="preserve">in cruciferous vegetables </w:t>
      </w:r>
      <w:r>
        <w:rPr>
          <w:rFonts w:ascii="Times New Roman" w:hAnsi="Times New Roman" w:cs="Times New Roman"/>
          <w:sz w:val="24"/>
        </w:rPr>
        <w:t xml:space="preserve">such as </w:t>
      </w:r>
      <w:r w:rsidRPr="00EE6093">
        <w:rPr>
          <w:rFonts w:ascii="Times New Roman" w:hAnsi="Times New Roman" w:cs="Times New Roman"/>
          <w:sz w:val="24"/>
        </w:rPr>
        <w:t>watercress</w:t>
      </w:r>
      <w:r>
        <w:rPr>
          <w:rFonts w:ascii="Times New Roman" w:hAnsi="Times New Roman" w:cs="Times New Roman"/>
          <w:sz w:val="24"/>
        </w:rPr>
        <w:t xml:space="preserve">, </w:t>
      </w:r>
      <w:r w:rsidR="00E7381B">
        <w:rPr>
          <w:rFonts w:ascii="Times New Roman" w:hAnsi="Times New Roman" w:cs="Times New Roman"/>
          <w:sz w:val="24"/>
        </w:rPr>
        <w:t xml:space="preserve">and cranberry, </w:t>
      </w:r>
      <w:r>
        <w:rPr>
          <w:rFonts w:ascii="Times New Roman" w:hAnsi="Times New Roman" w:cs="Times New Roman"/>
          <w:sz w:val="24"/>
        </w:rPr>
        <w:t xml:space="preserve">in </w:t>
      </w:r>
      <w:r w:rsidRPr="00E56D53">
        <w:rPr>
          <w:rFonts w:ascii="Times New Roman" w:hAnsi="Times New Roman" w:cs="Times New Roman"/>
          <w:sz w:val="24"/>
        </w:rPr>
        <w:t xml:space="preserve">wide-type </w:t>
      </w:r>
      <w:r>
        <w:rPr>
          <w:rFonts w:ascii="Times New Roman" w:hAnsi="Times New Roman" w:cs="Times New Roman"/>
          <w:sz w:val="24"/>
        </w:rPr>
        <w:t xml:space="preserve">(WT) C57BL/6 and </w:t>
      </w:r>
      <w:r w:rsidRPr="00E56D53">
        <w:rPr>
          <w:rFonts w:ascii="Times New Roman" w:hAnsi="Times New Roman" w:cs="Times New Roman"/>
          <w:sz w:val="24"/>
        </w:rPr>
        <w:t xml:space="preserve">Nrf2 </w:t>
      </w:r>
      <w:r>
        <w:rPr>
          <w:rFonts w:ascii="Times New Roman" w:hAnsi="Times New Roman" w:cs="Times New Roman"/>
          <w:sz w:val="24"/>
        </w:rPr>
        <w:t>knockout (KO</w:t>
      </w:r>
      <w:r w:rsidR="0056538F">
        <w:rPr>
          <w:rFonts w:ascii="Times New Roman" w:hAnsi="Times New Roman" w:cs="Times New Roman"/>
          <w:sz w:val="24"/>
        </w:rPr>
        <w:t>)</w:t>
      </w:r>
      <w:r w:rsidRPr="00D976FD">
        <w:rPr>
          <w:rFonts w:ascii="Times New Roman" w:hAnsi="Times New Roman" w:cs="Times New Roman"/>
          <w:sz w:val="24"/>
        </w:rPr>
        <w:t xml:space="preserve"> mice</w:t>
      </w:r>
      <w:r w:rsidR="00044181">
        <w:rPr>
          <w:rFonts w:ascii="Times New Roman" w:hAnsi="Times New Roman" w:cs="Times New Roman"/>
          <w:sz w:val="24"/>
        </w:rPr>
        <w:t xml:space="preserve">. </w:t>
      </w:r>
      <w:r w:rsidR="003562F0">
        <w:rPr>
          <w:rFonts w:ascii="Times New Roman" w:hAnsi="Times New Roman" w:cs="Times New Roman"/>
          <w:sz w:val="24"/>
        </w:rPr>
        <w:t xml:space="preserve">Some </w:t>
      </w:r>
      <w:r w:rsidR="00044181">
        <w:rPr>
          <w:rFonts w:ascii="Times New Roman" w:hAnsi="Times New Roman" w:cs="Times New Roman"/>
          <w:sz w:val="24"/>
        </w:rPr>
        <w:t>of the mice were challenged with dextran sulfate sodium (DSS) to simulate inflammatory conditions found in patients suffering from inflammatory bowel disease (IBD)</w:t>
      </w:r>
      <w:r w:rsidRPr="00D976FD">
        <w:rPr>
          <w:rFonts w:ascii="Times New Roman" w:hAnsi="Times New Roman" w:cs="Times New Roman"/>
          <w:sz w:val="24"/>
        </w:rPr>
        <w:t xml:space="preserve">. </w:t>
      </w:r>
      <w:r w:rsidR="0056538F">
        <w:rPr>
          <w:rFonts w:ascii="Times New Roman" w:hAnsi="Times New Roman" w:cs="Times New Roman"/>
          <w:sz w:val="24"/>
        </w:rPr>
        <w:t xml:space="preserve">Nrf2 is a master regulator of oxidative stress and </w:t>
      </w:r>
      <w:r w:rsidR="0056538F" w:rsidRPr="00D976FD">
        <w:rPr>
          <w:rFonts w:ascii="Times New Roman" w:hAnsi="Times New Roman" w:cs="Times New Roman"/>
          <w:sz w:val="24"/>
        </w:rPr>
        <w:t>inflammation</w:t>
      </w:r>
      <w:r w:rsidR="0056538F">
        <w:rPr>
          <w:rFonts w:ascii="Times New Roman" w:hAnsi="Times New Roman" w:cs="Times New Roman"/>
          <w:sz w:val="24"/>
        </w:rPr>
        <w:t xml:space="preserve"> and have been shown to be</w:t>
      </w:r>
      <w:r w:rsidR="000B74ED">
        <w:rPr>
          <w:rFonts w:ascii="Times New Roman" w:hAnsi="Times New Roman" w:cs="Times New Roman"/>
          <w:sz w:val="24"/>
        </w:rPr>
        <w:t xml:space="preserve"> affected</w:t>
      </w:r>
      <w:r w:rsidR="0056538F">
        <w:rPr>
          <w:rFonts w:ascii="Times New Roman" w:hAnsi="Times New Roman" w:cs="Times New Roman"/>
          <w:sz w:val="24"/>
        </w:rPr>
        <w:t xml:space="preserve"> by microbial </w:t>
      </w:r>
      <w:r w:rsidR="0056538F">
        <w:rPr>
          <w:rFonts w:ascii="Times New Roman" w:hAnsi="Times New Roman" w:cs="Times New Roman"/>
          <w:sz w:val="24"/>
        </w:rPr>
        <w:lastRenderedPageBreak/>
        <w:t xml:space="preserve">metabolites. </w:t>
      </w:r>
      <w:r w:rsidRPr="00D976FD">
        <w:rPr>
          <w:rFonts w:ascii="Times New Roman" w:hAnsi="Times New Roman" w:cs="Times New Roman"/>
          <w:sz w:val="24"/>
        </w:rPr>
        <w:t xml:space="preserve">The fecal microbiota profiles were examined by 16s ribosomal RNA </w:t>
      </w:r>
      <w:r w:rsidR="00F926D1">
        <w:rPr>
          <w:rFonts w:ascii="Times New Roman" w:hAnsi="Times New Roman" w:cs="Times New Roman"/>
          <w:sz w:val="24"/>
        </w:rPr>
        <w:t xml:space="preserve">gene </w:t>
      </w:r>
      <w:r w:rsidRPr="00D976FD">
        <w:rPr>
          <w:rFonts w:ascii="Times New Roman" w:hAnsi="Times New Roman" w:cs="Times New Roman"/>
          <w:sz w:val="24"/>
        </w:rPr>
        <w:t xml:space="preserve">sequencing. </w:t>
      </w:r>
      <w:r w:rsidR="003562F0">
        <w:rPr>
          <w:rFonts w:ascii="Times New Roman" w:hAnsi="Times New Roman" w:cs="Times New Roman"/>
          <w:sz w:val="24"/>
        </w:rPr>
        <w:t>M</w:t>
      </w:r>
      <w:r w:rsidR="00044181">
        <w:rPr>
          <w:rFonts w:ascii="Times New Roman" w:hAnsi="Times New Roman" w:cs="Times New Roman"/>
          <w:sz w:val="24"/>
        </w:rPr>
        <w:t xml:space="preserve">icrobial metabolite profiles </w:t>
      </w:r>
      <w:r w:rsidR="003562F0">
        <w:rPr>
          <w:rFonts w:ascii="Times New Roman" w:hAnsi="Times New Roman" w:cs="Times New Roman"/>
          <w:sz w:val="24"/>
        </w:rPr>
        <w:t xml:space="preserve">were constructed </w:t>
      </w:r>
      <w:r w:rsidR="00044181">
        <w:rPr>
          <w:rFonts w:ascii="Times New Roman" w:hAnsi="Times New Roman" w:cs="Times New Roman"/>
          <w:sz w:val="24"/>
        </w:rPr>
        <w:t xml:space="preserve">from fecal samples to understand downstream changes in </w:t>
      </w:r>
      <w:r w:rsidR="003562F0">
        <w:rPr>
          <w:rFonts w:ascii="Times New Roman" w:hAnsi="Times New Roman" w:cs="Times New Roman"/>
          <w:sz w:val="24"/>
        </w:rPr>
        <w:t xml:space="preserve">microbial </w:t>
      </w:r>
      <w:r w:rsidR="00044181">
        <w:rPr>
          <w:rFonts w:ascii="Times New Roman" w:hAnsi="Times New Roman" w:cs="Times New Roman"/>
          <w:sz w:val="24"/>
        </w:rPr>
        <w:t xml:space="preserve">communities. </w:t>
      </w:r>
      <w:ins w:id="5" w:author="尹然(基础科学研究部)" w:date="2021-08-10T09:57:00Z">
        <w:r w:rsidR="000B69A7">
          <w:rPr>
            <w:rFonts w:ascii="Times New Roman" w:hAnsi="Times New Roman" w:cs="Times New Roman"/>
            <w:sz w:val="24"/>
          </w:rPr>
          <w:t xml:space="preserve">Results showed that </w:t>
        </w:r>
      </w:ins>
    </w:p>
    <w:p w14:paraId="33D58594" w14:textId="1A897DA1" w:rsidR="0059064E" w:rsidDel="000B69A7" w:rsidRDefault="0059064E" w:rsidP="000B69A7">
      <w:pPr>
        <w:spacing w:line="360" w:lineRule="auto"/>
        <w:rPr>
          <w:del w:id="6" w:author="尹然(基础科学研究部)" w:date="2021-08-10T09:57:00Z"/>
          <w:rFonts w:ascii="Times New Roman" w:hAnsi="Times New Roman" w:cs="Times New Roman"/>
          <w:sz w:val="24"/>
        </w:rPr>
      </w:pPr>
    </w:p>
    <w:p w14:paraId="517B7D92" w14:textId="27A5395F" w:rsidR="006E7871" w:rsidDel="000B69A7" w:rsidRDefault="00BE4478" w:rsidP="000B69A7">
      <w:pPr>
        <w:spacing w:line="360" w:lineRule="auto"/>
        <w:rPr>
          <w:del w:id="7" w:author="尹然(基础科学研究部)" w:date="2021-08-10T09:58:00Z"/>
          <w:rFonts w:ascii="Times New Roman" w:hAnsi="Times New Roman" w:cs="Times New Roman"/>
          <w:sz w:val="24"/>
        </w:rPr>
      </w:pPr>
      <w:del w:id="8" w:author="尹然(基础科学研究部)" w:date="2021-08-10T09:57:00Z">
        <w:r w:rsidDel="000B69A7">
          <w:rPr>
            <w:rFonts w:ascii="Times New Roman" w:hAnsi="Times New Roman" w:cs="Times New Roman"/>
            <w:sz w:val="24"/>
          </w:rPr>
          <w:delText xml:space="preserve">The study showed that </w:delText>
        </w:r>
      </w:del>
      <w:proofErr w:type="gramStart"/>
      <w:r>
        <w:rPr>
          <w:rFonts w:ascii="Times New Roman" w:hAnsi="Times New Roman" w:cs="Times New Roman"/>
          <w:sz w:val="24"/>
        </w:rPr>
        <w:t>alpha</w:t>
      </w:r>
      <w:proofErr w:type="gramEnd"/>
      <w:r>
        <w:rPr>
          <w:rFonts w:ascii="Times New Roman" w:hAnsi="Times New Roman" w:cs="Times New Roman"/>
          <w:sz w:val="24"/>
        </w:rPr>
        <w:t xml:space="preserve"> and beta diversity differences </w:t>
      </w:r>
      <w:r w:rsidR="006E7871">
        <w:rPr>
          <w:rFonts w:ascii="Times New Roman" w:hAnsi="Times New Roman" w:cs="Times New Roman"/>
          <w:sz w:val="24"/>
        </w:rPr>
        <w:t xml:space="preserve">of microbiota </w:t>
      </w:r>
      <w:r>
        <w:rPr>
          <w:rFonts w:ascii="Times New Roman" w:hAnsi="Times New Roman" w:cs="Times New Roman"/>
          <w:sz w:val="24"/>
        </w:rPr>
        <w:t>were associated with genotype</w:t>
      </w:r>
      <w:r w:rsidR="00044181">
        <w:rPr>
          <w:rFonts w:ascii="Times New Roman" w:hAnsi="Times New Roman" w:cs="Times New Roman"/>
          <w:sz w:val="24"/>
        </w:rPr>
        <w:t xml:space="preserve">, </w:t>
      </w:r>
      <w:r>
        <w:rPr>
          <w:rFonts w:ascii="Times New Roman" w:hAnsi="Times New Roman" w:cs="Times New Roman"/>
          <w:sz w:val="24"/>
        </w:rPr>
        <w:t>time progression</w:t>
      </w:r>
      <w:r w:rsidR="00044181">
        <w:rPr>
          <w:rFonts w:ascii="Times New Roman" w:hAnsi="Times New Roman" w:cs="Times New Roman"/>
          <w:sz w:val="24"/>
        </w:rPr>
        <w:t xml:space="preserve"> and </w:t>
      </w:r>
      <w:r w:rsidR="006E7871">
        <w:rPr>
          <w:rFonts w:ascii="Times New Roman" w:hAnsi="Times New Roman" w:cs="Times New Roman"/>
          <w:sz w:val="24"/>
        </w:rPr>
        <w:t>DSS</w:t>
      </w:r>
      <w:r w:rsidR="0049107D">
        <w:rPr>
          <w:rFonts w:ascii="Times New Roman" w:hAnsi="Times New Roman" w:cs="Times New Roman"/>
          <w:sz w:val="24"/>
        </w:rPr>
        <w:t xml:space="preserve"> challenge</w:t>
      </w:r>
      <w:r>
        <w:rPr>
          <w:rFonts w:ascii="Times New Roman" w:hAnsi="Times New Roman" w:cs="Times New Roman"/>
          <w:sz w:val="24"/>
        </w:rPr>
        <w:t>. Specifically, alpha diversity was higher in the Nrf2 KO mice compared to the WT</w:t>
      </w:r>
      <w:r w:rsidR="00F926D1">
        <w:rPr>
          <w:rFonts w:ascii="Times New Roman" w:hAnsi="Times New Roman" w:cs="Times New Roman"/>
          <w:sz w:val="24"/>
        </w:rPr>
        <w:t xml:space="preserve"> mice</w:t>
      </w:r>
      <w:r>
        <w:rPr>
          <w:rFonts w:ascii="Times New Roman" w:hAnsi="Times New Roman" w:cs="Times New Roman"/>
          <w:sz w:val="24"/>
        </w:rPr>
        <w:t xml:space="preserve">. </w:t>
      </w:r>
      <w:r w:rsidR="00B22F15">
        <w:rPr>
          <w:rFonts w:ascii="Times New Roman" w:hAnsi="Times New Roman" w:cs="Times New Roman"/>
          <w:sz w:val="24"/>
        </w:rPr>
        <w:t>The average r</w:t>
      </w:r>
      <w:r w:rsidR="003D10F6">
        <w:rPr>
          <w:rFonts w:ascii="Times New Roman" w:hAnsi="Times New Roman" w:cs="Times New Roman"/>
          <w:sz w:val="24"/>
        </w:rPr>
        <w:t xml:space="preserve">atio of </w:t>
      </w:r>
      <w:r w:rsidR="003D10F6" w:rsidRPr="00044181">
        <w:rPr>
          <w:rFonts w:ascii="Times New Roman" w:hAnsi="Times New Roman" w:cs="Times New Roman"/>
          <w:i/>
          <w:iCs/>
          <w:sz w:val="24"/>
        </w:rPr>
        <w:t>Bacteroidetes</w:t>
      </w:r>
      <w:r w:rsidR="003D10F6">
        <w:rPr>
          <w:rFonts w:ascii="Times New Roman" w:hAnsi="Times New Roman" w:cs="Times New Roman"/>
          <w:sz w:val="24"/>
        </w:rPr>
        <w:t xml:space="preserve"> to </w:t>
      </w:r>
      <w:r w:rsidR="003D10F6" w:rsidRPr="00044181">
        <w:rPr>
          <w:rFonts w:ascii="Times New Roman" w:hAnsi="Times New Roman" w:cs="Times New Roman"/>
          <w:i/>
          <w:iCs/>
          <w:sz w:val="24"/>
        </w:rPr>
        <w:t>Firmicutes</w:t>
      </w:r>
      <w:r w:rsidR="003D10F6">
        <w:rPr>
          <w:rFonts w:ascii="Times New Roman" w:hAnsi="Times New Roman" w:cs="Times New Roman"/>
          <w:sz w:val="24"/>
        </w:rPr>
        <w:t xml:space="preserve">, the two major bacterial phylum that </w:t>
      </w:r>
      <w:r w:rsidR="003562F0">
        <w:rPr>
          <w:rFonts w:ascii="Times New Roman" w:hAnsi="Times New Roman" w:cs="Times New Roman"/>
          <w:sz w:val="24"/>
        </w:rPr>
        <w:t xml:space="preserve">collectively </w:t>
      </w:r>
      <w:r w:rsidR="003D10F6">
        <w:rPr>
          <w:rFonts w:ascii="Times New Roman" w:hAnsi="Times New Roman" w:cs="Times New Roman"/>
          <w:sz w:val="24"/>
        </w:rPr>
        <w:t>represented between 65.7</w:t>
      </w:r>
      <w:r w:rsidR="00DC47C0">
        <w:rPr>
          <w:rFonts w:ascii="Times New Roman" w:hAnsi="Times New Roman" w:cs="Times New Roman"/>
          <w:sz w:val="24"/>
        </w:rPr>
        <w:t>%</w:t>
      </w:r>
      <w:r w:rsidR="003D10F6">
        <w:rPr>
          <w:rFonts w:ascii="Times New Roman" w:hAnsi="Times New Roman" w:cs="Times New Roman"/>
          <w:sz w:val="24"/>
        </w:rPr>
        <w:t xml:space="preserve"> and 96.0</w:t>
      </w:r>
      <w:r w:rsidR="00DC47C0">
        <w:rPr>
          <w:rFonts w:ascii="Times New Roman" w:hAnsi="Times New Roman" w:cs="Times New Roman"/>
          <w:sz w:val="24"/>
        </w:rPr>
        <w:t>%</w:t>
      </w:r>
      <w:r w:rsidR="003D10F6">
        <w:rPr>
          <w:rFonts w:ascii="Times New Roman" w:hAnsi="Times New Roman" w:cs="Times New Roman"/>
          <w:sz w:val="24"/>
        </w:rPr>
        <w:t xml:space="preserve"> of all bacterial </w:t>
      </w:r>
      <w:r w:rsidR="0013396A">
        <w:rPr>
          <w:rFonts w:ascii="Times New Roman" w:hAnsi="Times New Roman" w:cs="Times New Roman"/>
          <w:sz w:val="24"/>
        </w:rPr>
        <w:t>operational taxonomic units (OUT)</w:t>
      </w:r>
      <w:r w:rsidR="003D10F6">
        <w:rPr>
          <w:rFonts w:ascii="Times New Roman" w:hAnsi="Times New Roman" w:cs="Times New Roman"/>
          <w:sz w:val="24"/>
        </w:rPr>
        <w:t xml:space="preserve"> in the </w:t>
      </w:r>
      <w:r w:rsidR="00637E19">
        <w:rPr>
          <w:rFonts w:ascii="Times New Roman" w:hAnsi="Times New Roman" w:cs="Times New Roman"/>
          <w:sz w:val="24"/>
        </w:rPr>
        <w:t>samples,</w:t>
      </w:r>
      <w:r w:rsidR="00B22F15">
        <w:rPr>
          <w:rFonts w:ascii="Times New Roman" w:hAnsi="Times New Roman" w:cs="Times New Roman"/>
          <w:sz w:val="24"/>
        </w:rPr>
        <w:t xml:space="preserve"> </w:t>
      </w:r>
      <w:r w:rsidR="00F926D1" w:rsidRPr="00AB703B">
        <w:rPr>
          <w:rFonts w:ascii="Times New Roman" w:hAnsi="Times New Roman" w:cs="Times New Roman"/>
          <w:sz w:val="24"/>
        </w:rPr>
        <w:t>was higher</w:t>
      </w:r>
      <w:r w:rsidR="00B22F15" w:rsidRPr="00AB703B">
        <w:rPr>
          <w:rFonts w:ascii="Times New Roman" w:hAnsi="Times New Roman" w:cs="Times New Roman"/>
          <w:sz w:val="24"/>
        </w:rPr>
        <w:t xml:space="preserve"> in the Nrf2 KO </w:t>
      </w:r>
      <w:r w:rsidR="00AB703B" w:rsidRPr="00AB703B">
        <w:rPr>
          <w:rFonts w:ascii="Times New Roman" w:hAnsi="Times New Roman" w:cs="Times New Roman"/>
          <w:sz w:val="24"/>
        </w:rPr>
        <w:t xml:space="preserve">compared to the </w:t>
      </w:r>
      <w:r w:rsidR="00B22F15" w:rsidRPr="00AB703B">
        <w:rPr>
          <w:rFonts w:ascii="Times New Roman" w:hAnsi="Times New Roman" w:cs="Times New Roman"/>
          <w:sz w:val="24"/>
        </w:rPr>
        <w:t xml:space="preserve">WT </w:t>
      </w:r>
      <w:r w:rsidR="00F926D1" w:rsidRPr="00AB703B">
        <w:rPr>
          <w:rFonts w:ascii="Times New Roman" w:hAnsi="Times New Roman" w:cs="Times New Roman"/>
          <w:sz w:val="24"/>
        </w:rPr>
        <w:t>samples</w:t>
      </w:r>
      <w:r w:rsidR="00B22F15" w:rsidRPr="00AB703B">
        <w:rPr>
          <w:rFonts w:ascii="Times New Roman" w:hAnsi="Times New Roman" w:cs="Times New Roman"/>
          <w:sz w:val="24"/>
        </w:rPr>
        <w:t>.</w:t>
      </w:r>
      <w:r w:rsidR="003D10F6">
        <w:rPr>
          <w:rFonts w:ascii="Times New Roman" w:hAnsi="Times New Roman" w:cs="Times New Roman"/>
          <w:sz w:val="24"/>
        </w:rPr>
        <w:t xml:space="preserve"> </w:t>
      </w:r>
      <w:r w:rsidR="00205343">
        <w:rPr>
          <w:rFonts w:ascii="Times New Roman" w:hAnsi="Times New Roman" w:cs="Times New Roman"/>
          <w:sz w:val="24"/>
        </w:rPr>
        <w:t xml:space="preserve">Principal component analysis (PCA) indicated that Nrf2 KO group </w:t>
      </w:r>
      <w:r w:rsidR="00B646E8">
        <w:rPr>
          <w:rFonts w:ascii="Times New Roman" w:hAnsi="Times New Roman" w:cs="Times New Roman"/>
          <w:sz w:val="24"/>
        </w:rPr>
        <w:t>on average had higher relative abundance</w:t>
      </w:r>
      <w:r w:rsidR="00F309F6">
        <w:rPr>
          <w:rFonts w:ascii="Times New Roman" w:hAnsi="Times New Roman" w:cs="Times New Roman"/>
          <w:sz w:val="24"/>
        </w:rPr>
        <w:t xml:space="preserve"> </w:t>
      </w:r>
      <w:r w:rsidR="00B646E8">
        <w:rPr>
          <w:rFonts w:ascii="Times New Roman" w:hAnsi="Times New Roman" w:cs="Times New Roman"/>
          <w:sz w:val="24"/>
        </w:rPr>
        <w:t xml:space="preserve">of </w:t>
      </w:r>
      <w:r w:rsidR="00B646E8" w:rsidRPr="00044181">
        <w:rPr>
          <w:rFonts w:ascii="Times New Roman" w:hAnsi="Times New Roman" w:cs="Times New Roman"/>
          <w:i/>
          <w:iCs/>
          <w:sz w:val="24"/>
        </w:rPr>
        <w:t>Actinobacteria</w:t>
      </w:r>
      <w:r w:rsidR="00B646E8">
        <w:rPr>
          <w:rFonts w:ascii="Times New Roman" w:hAnsi="Times New Roman" w:cs="Times New Roman"/>
          <w:sz w:val="24"/>
        </w:rPr>
        <w:t xml:space="preserve"> and</w:t>
      </w:r>
      <w:r w:rsidR="00B646E8" w:rsidRPr="00044181">
        <w:rPr>
          <w:rFonts w:ascii="Times New Roman" w:hAnsi="Times New Roman" w:cs="Times New Roman"/>
          <w:i/>
          <w:iCs/>
          <w:sz w:val="24"/>
        </w:rPr>
        <w:t xml:space="preserve"> Proteobacteria</w:t>
      </w:r>
      <w:r w:rsidR="00B646E8">
        <w:rPr>
          <w:rFonts w:ascii="Times New Roman" w:hAnsi="Times New Roman" w:cs="Times New Roman"/>
          <w:sz w:val="24"/>
        </w:rPr>
        <w:t xml:space="preserve"> but lower abundance of </w:t>
      </w:r>
      <w:proofErr w:type="spellStart"/>
      <w:r w:rsidR="00B646E8" w:rsidRPr="00044181">
        <w:rPr>
          <w:rFonts w:ascii="Times New Roman" w:hAnsi="Times New Roman" w:cs="Times New Roman"/>
          <w:i/>
          <w:iCs/>
          <w:sz w:val="24"/>
        </w:rPr>
        <w:t>Verrucomicrobia</w:t>
      </w:r>
      <w:proofErr w:type="spellEnd"/>
      <w:r w:rsidR="00B646E8">
        <w:rPr>
          <w:rFonts w:ascii="Times New Roman" w:hAnsi="Times New Roman" w:cs="Times New Roman"/>
          <w:sz w:val="24"/>
        </w:rPr>
        <w:t xml:space="preserve"> phylum. Clostridia </w:t>
      </w:r>
      <w:r w:rsidR="000F3B38">
        <w:rPr>
          <w:rFonts w:ascii="Times New Roman" w:hAnsi="Times New Roman" w:cs="Times New Roman"/>
          <w:sz w:val="24"/>
        </w:rPr>
        <w:t xml:space="preserve">and Bacilli </w:t>
      </w:r>
      <w:r w:rsidR="00B646E8">
        <w:rPr>
          <w:rFonts w:ascii="Times New Roman" w:hAnsi="Times New Roman" w:cs="Times New Roman"/>
          <w:sz w:val="24"/>
        </w:rPr>
        <w:t>w</w:t>
      </w:r>
      <w:r w:rsidR="000F3B38">
        <w:rPr>
          <w:rFonts w:ascii="Times New Roman" w:hAnsi="Times New Roman" w:cs="Times New Roman"/>
          <w:sz w:val="24"/>
        </w:rPr>
        <w:t>ere</w:t>
      </w:r>
      <w:r w:rsidR="00B646E8">
        <w:rPr>
          <w:rFonts w:ascii="Times New Roman" w:hAnsi="Times New Roman" w:cs="Times New Roman"/>
          <w:sz w:val="24"/>
        </w:rPr>
        <w:t xml:space="preserve"> the most </w:t>
      </w:r>
      <w:r w:rsidR="003736BE">
        <w:rPr>
          <w:rFonts w:ascii="Times New Roman" w:hAnsi="Times New Roman" w:cs="Times New Roman"/>
          <w:sz w:val="24"/>
        </w:rPr>
        <w:t>abundant</w:t>
      </w:r>
      <w:r w:rsidR="00B646E8">
        <w:rPr>
          <w:rFonts w:ascii="Times New Roman" w:hAnsi="Times New Roman" w:cs="Times New Roman"/>
          <w:sz w:val="24"/>
        </w:rPr>
        <w:t xml:space="preserve"> class</w:t>
      </w:r>
      <w:r w:rsidR="000F3B38">
        <w:rPr>
          <w:rFonts w:ascii="Times New Roman" w:hAnsi="Times New Roman" w:cs="Times New Roman"/>
          <w:sz w:val="24"/>
        </w:rPr>
        <w:t>es</w:t>
      </w:r>
      <w:r w:rsidR="00B646E8">
        <w:rPr>
          <w:rFonts w:ascii="Times New Roman" w:hAnsi="Times New Roman" w:cs="Times New Roman"/>
          <w:sz w:val="24"/>
        </w:rPr>
        <w:t xml:space="preserve"> </w:t>
      </w:r>
      <w:r w:rsidR="00C2586B">
        <w:rPr>
          <w:rFonts w:ascii="Times New Roman" w:hAnsi="Times New Roman" w:cs="Times New Roman"/>
          <w:sz w:val="24"/>
        </w:rPr>
        <w:t xml:space="preserve">of Firmicutes </w:t>
      </w:r>
      <w:r w:rsidR="00B646E8">
        <w:rPr>
          <w:rFonts w:ascii="Times New Roman" w:hAnsi="Times New Roman" w:cs="Times New Roman"/>
          <w:sz w:val="24"/>
        </w:rPr>
        <w:t>(6.8</w:t>
      </w:r>
      <w:r w:rsidR="00C2586B">
        <w:rPr>
          <w:rFonts w:ascii="Times New Roman" w:hAnsi="Times New Roman" w:cs="Times New Roman"/>
          <w:sz w:val="24"/>
        </w:rPr>
        <w:t>%</w:t>
      </w:r>
      <w:r w:rsidR="00B646E8">
        <w:rPr>
          <w:rFonts w:ascii="Times New Roman" w:hAnsi="Times New Roman" w:cs="Times New Roman"/>
          <w:sz w:val="24"/>
        </w:rPr>
        <w:t xml:space="preserve"> to 45.6</w:t>
      </w:r>
      <w:r w:rsidR="00C2586B">
        <w:rPr>
          <w:rFonts w:ascii="Times New Roman" w:hAnsi="Times New Roman" w:cs="Times New Roman"/>
          <w:sz w:val="24"/>
        </w:rPr>
        <w:t>%</w:t>
      </w:r>
      <w:r w:rsidR="00B646E8">
        <w:rPr>
          <w:rFonts w:ascii="Times New Roman" w:hAnsi="Times New Roman" w:cs="Times New Roman"/>
          <w:sz w:val="24"/>
        </w:rPr>
        <w:t xml:space="preserve"> </w:t>
      </w:r>
      <w:r w:rsidR="00C2586B">
        <w:rPr>
          <w:rFonts w:ascii="Times New Roman" w:hAnsi="Times New Roman" w:cs="Times New Roman"/>
          <w:sz w:val="24"/>
        </w:rPr>
        <w:t xml:space="preserve">and 0.3% to 23.8% </w:t>
      </w:r>
      <w:r w:rsidR="00B646E8">
        <w:rPr>
          <w:rFonts w:ascii="Times New Roman" w:hAnsi="Times New Roman" w:cs="Times New Roman"/>
          <w:sz w:val="24"/>
        </w:rPr>
        <w:t>of the samples</w:t>
      </w:r>
      <w:r w:rsidR="00C2586B">
        <w:rPr>
          <w:rFonts w:ascii="Times New Roman" w:hAnsi="Times New Roman" w:cs="Times New Roman"/>
          <w:sz w:val="24"/>
        </w:rPr>
        <w:t xml:space="preserve"> respectively</w:t>
      </w:r>
      <w:r w:rsidR="00B646E8">
        <w:rPr>
          <w:rFonts w:ascii="Times New Roman" w:hAnsi="Times New Roman" w:cs="Times New Roman"/>
          <w:sz w:val="24"/>
        </w:rPr>
        <w:t>)</w:t>
      </w:r>
      <w:r w:rsidR="000F3B38">
        <w:rPr>
          <w:rFonts w:ascii="Times New Roman" w:hAnsi="Times New Roman" w:cs="Times New Roman"/>
          <w:sz w:val="24"/>
        </w:rPr>
        <w:t xml:space="preserve"> while </w:t>
      </w:r>
      <w:r w:rsidR="00C2586B">
        <w:rPr>
          <w:rFonts w:ascii="Times New Roman" w:hAnsi="Times New Roman" w:cs="Times New Roman"/>
          <w:sz w:val="24"/>
        </w:rPr>
        <w:t xml:space="preserve">the majority of </w:t>
      </w:r>
      <w:proofErr w:type="spellStart"/>
      <w:r w:rsidR="00C2586B" w:rsidRPr="00044181">
        <w:rPr>
          <w:rFonts w:ascii="Times New Roman" w:hAnsi="Times New Roman" w:cs="Times New Roman"/>
          <w:i/>
          <w:iCs/>
          <w:sz w:val="24"/>
        </w:rPr>
        <w:t>Bacteroidete</w:t>
      </w:r>
      <w:proofErr w:type="spellEnd"/>
      <w:r w:rsidR="00C2586B">
        <w:rPr>
          <w:rFonts w:ascii="Times New Roman" w:hAnsi="Times New Roman" w:cs="Times New Roman"/>
          <w:sz w:val="24"/>
        </w:rPr>
        <w:t xml:space="preserve"> phylum was comprised of the class </w:t>
      </w:r>
      <w:proofErr w:type="spellStart"/>
      <w:r w:rsidR="00C2586B" w:rsidRPr="00044181">
        <w:rPr>
          <w:rFonts w:ascii="Times New Roman" w:hAnsi="Times New Roman" w:cs="Times New Roman"/>
          <w:i/>
          <w:iCs/>
          <w:sz w:val="24"/>
        </w:rPr>
        <w:t>Bacteroidia</w:t>
      </w:r>
      <w:proofErr w:type="spellEnd"/>
      <w:r w:rsidR="00C2586B">
        <w:rPr>
          <w:rFonts w:ascii="Times New Roman" w:hAnsi="Times New Roman" w:cs="Times New Roman"/>
          <w:sz w:val="24"/>
        </w:rPr>
        <w:t xml:space="preserve"> (32.8% to 67.6% of the samples)</w:t>
      </w:r>
      <w:r w:rsidR="000F3B38">
        <w:rPr>
          <w:rFonts w:ascii="Times New Roman" w:hAnsi="Times New Roman" w:cs="Times New Roman"/>
          <w:sz w:val="24"/>
        </w:rPr>
        <w:t>.</w:t>
      </w:r>
      <w:r w:rsidR="00B646E8">
        <w:rPr>
          <w:rFonts w:ascii="Times New Roman" w:hAnsi="Times New Roman" w:cs="Times New Roman"/>
          <w:sz w:val="24"/>
        </w:rPr>
        <w:t xml:space="preserve">  </w:t>
      </w:r>
      <w:r w:rsidR="002A1282" w:rsidRPr="00D976FD">
        <w:rPr>
          <w:rFonts w:ascii="Times New Roman" w:hAnsi="Times New Roman" w:cs="Times New Roman"/>
          <w:sz w:val="24"/>
        </w:rPr>
        <w:t>In terms of individual bacterial strains,</w:t>
      </w:r>
      <w:r w:rsidR="00DC47C0">
        <w:rPr>
          <w:rFonts w:ascii="Times New Roman" w:hAnsi="Times New Roman" w:cs="Times New Roman"/>
          <w:sz w:val="24"/>
        </w:rPr>
        <w:t xml:space="preserve"> </w:t>
      </w:r>
      <w:proofErr w:type="spellStart"/>
      <w:r w:rsidR="002A1282" w:rsidRPr="00D976FD">
        <w:rPr>
          <w:rFonts w:ascii="Times New Roman" w:hAnsi="Times New Roman" w:cs="Times New Roman"/>
          <w:i/>
          <w:sz w:val="24"/>
        </w:rPr>
        <w:t>Firmicutes</w:t>
      </w:r>
      <w:proofErr w:type="spellEnd"/>
      <w:r w:rsidR="002A1282" w:rsidRPr="00D976FD">
        <w:rPr>
          <w:rFonts w:ascii="Times New Roman" w:hAnsi="Times New Roman" w:cs="Times New Roman"/>
          <w:i/>
          <w:sz w:val="24"/>
        </w:rPr>
        <w:t xml:space="preserve"> </w:t>
      </w:r>
      <w:proofErr w:type="spellStart"/>
      <w:r w:rsidR="002A1282" w:rsidRPr="00D976FD">
        <w:rPr>
          <w:rFonts w:ascii="Times New Roman" w:hAnsi="Times New Roman" w:cs="Times New Roman"/>
          <w:i/>
          <w:sz w:val="24"/>
        </w:rPr>
        <w:t>Lactococcus</w:t>
      </w:r>
      <w:proofErr w:type="spellEnd"/>
      <w:r w:rsidR="002A1282" w:rsidRPr="00D976FD">
        <w:rPr>
          <w:rFonts w:ascii="Times New Roman" w:hAnsi="Times New Roman" w:cs="Times New Roman"/>
          <w:sz w:val="24"/>
        </w:rPr>
        <w:t xml:space="preserve"> </w:t>
      </w:r>
      <w:r w:rsidR="002E5BCF">
        <w:rPr>
          <w:rFonts w:ascii="Times New Roman" w:hAnsi="Times New Roman" w:cs="Times New Roman"/>
          <w:sz w:val="24"/>
        </w:rPr>
        <w:t xml:space="preserve">and </w:t>
      </w:r>
      <w:proofErr w:type="spellStart"/>
      <w:r w:rsidR="002A1282" w:rsidRPr="00D976FD">
        <w:rPr>
          <w:rFonts w:ascii="Times New Roman" w:hAnsi="Times New Roman" w:cs="Times New Roman"/>
          <w:i/>
          <w:sz w:val="24"/>
        </w:rPr>
        <w:t>Actinobacteria</w:t>
      </w:r>
      <w:proofErr w:type="spellEnd"/>
      <w:r w:rsidR="002A1282" w:rsidRPr="00D976FD">
        <w:rPr>
          <w:rFonts w:ascii="Times New Roman" w:hAnsi="Times New Roman" w:cs="Times New Roman"/>
          <w:i/>
          <w:sz w:val="24"/>
        </w:rPr>
        <w:t xml:space="preserve"> </w:t>
      </w:r>
      <w:proofErr w:type="spellStart"/>
      <w:r w:rsidR="002A1282" w:rsidRPr="00D976FD">
        <w:rPr>
          <w:rFonts w:ascii="Times New Roman" w:hAnsi="Times New Roman" w:cs="Times New Roman"/>
          <w:i/>
          <w:sz w:val="24"/>
        </w:rPr>
        <w:t>Adlercreutzia</w:t>
      </w:r>
      <w:proofErr w:type="spellEnd"/>
      <w:r w:rsidR="002E5BCF">
        <w:rPr>
          <w:rFonts w:ascii="Times New Roman" w:hAnsi="Times New Roman" w:cs="Times New Roman"/>
          <w:sz w:val="24"/>
        </w:rPr>
        <w:t xml:space="preserve"> </w:t>
      </w:r>
      <w:r w:rsidR="002A1282" w:rsidRPr="00D976FD">
        <w:rPr>
          <w:rFonts w:ascii="Times New Roman" w:hAnsi="Times New Roman" w:cs="Times New Roman"/>
          <w:sz w:val="24"/>
        </w:rPr>
        <w:t xml:space="preserve">were consistently altered correlating with Nrf2 genotype irrespective of the diet. </w:t>
      </w:r>
      <w:del w:id="9" w:author="尹然(基础科学研究部)" w:date="2021-08-10T09:58:00Z">
        <w:r w:rsidR="002A1282" w:rsidRPr="00D976FD" w:rsidDel="000B69A7">
          <w:rPr>
            <w:rFonts w:ascii="Times New Roman" w:hAnsi="Times New Roman" w:cs="Times New Roman"/>
            <w:sz w:val="24"/>
          </w:rPr>
          <w:delText xml:space="preserve"> </w:delText>
        </w:r>
      </w:del>
    </w:p>
    <w:p w14:paraId="34BC818C" w14:textId="57A80975" w:rsidR="00555E38" w:rsidDel="000B69A7" w:rsidRDefault="00555E38" w:rsidP="002A1282">
      <w:pPr>
        <w:spacing w:line="360" w:lineRule="auto"/>
        <w:rPr>
          <w:del w:id="10" w:author="尹然(基础科学研究部)" w:date="2021-08-10T09:59:00Z"/>
          <w:rFonts w:ascii="Times New Roman" w:hAnsi="Times New Roman" w:cs="Times New Roman"/>
          <w:sz w:val="24"/>
        </w:rPr>
      </w:pPr>
      <w:r>
        <w:rPr>
          <w:rFonts w:ascii="Times New Roman" w:hAnsi="Times New Roman" w:cs="Times New Roman"/>
          <w:sz w:val="24"/>
        </w:rPr>
        <w:t xml:space="preserve">Amino acid amount found in fecal matter was higher in animals fed with the cranberry diet while bile acids were found in higher abundance in the Nrf2 KO mice sample. DSS </w:t>
      </w:r>
      <w:r w:rsidR="00F309F6">
        <w:rPr>
          <w:rFonts w:ascii="Times New Roman" w:hAnsi="Times New Roman" w:cs="Times New Roman"/>
          <w:sz w:val="24"/>
        </w:rPr>
        <w:t>challenge was associated with</w:t>
      </w:r>
      <w:del w:id="11" w:author="尹然(基础科学研究部)" w:date="2021-08-10T09:59:00Z">
        <w:r w:rsidR="00F309F6" w:rsidDel="000B69A7">
          <w:rPr>
            <w:rFonts w:ascii="Times New Roman" w:hAnsi="Times New Roman" w:cs="Times New Roman"/>
            <w:sz w:val="24"/>
          </w:rPr>
          <w:delText xml:space="preserve"> </w:delText>
        </w:r>
      </w:del>
      <w:r>
        <w:rPr>
          <w:rFonts w:ascii="Times New Roman" w:hAnsi="Times New Roman" w:cs="Times New Roman"/>
          <w:sz w:val="24"/>
        </w:rPr>
        <w:t xml:space="preserve"> decrease</w:t>
      </w:r>
      <w:r w:rsidR="00F309F6">
        <w:rPr>
          <w:rFonts w:ascii="Times New Roman" w:hAnsi="Times New Roman" w:cs="Times New Roman"/>
          <w:sz w:val="24"/>
        </w:rPr>
        <w:t>d</w:t>
      </w:r>
      <w:r>
        <w:rPr>
          <w:rFonts w:ascii="Times New Roman" w:hAnsi="Times New Roman" w:cs="Times New Roman"/>
          <w:sz w:val="24"/>
        </w:rPr>
        <w:t xml:space="preserve"> amount of microbial metabolites probably </w:t>
      </w:r>
      <w:r w:rsidR="00F309F6">
        <w:rPr>
          <w:rFonts w:ascii="Times New Roman" w:hAnsi="Times New Roman" w:cs="Times New Roman"/>
          <w:sz w:val="24"/>
        </w:rPr>
        <w:t>via</w:t>
      </w:r>
      <w:r>
        <w:rPr>
          <w:rFonts w:ascii="Times New Roman" w:hAnsi="Times New Roman" w:cs="Times New Roman"/>
          <w:sz w:val="24"/>
        </w:rPr>
        <w:t xml:space="preserve"> negatively affecting the bacterial communities. </w:t>
      </w:r>
    </w:p>
    <w:p w14:paraId="292C255A" w14:textId="77777777" w:rsidR="006E7871" w:rsidDel="000B69A7" w:rsidRDefault="006E7871" w:rsidP="002A1282">
      <w:pPr>
        <w:spacing w:line="360" w:lineRule="auto"/>
        <w:rPr>
          <w:del w:id="12" w:author="尹然(基础科学研究部)" w:date="2021-08-10T09:59:00Z"/>
          <w:rFonts w:ascii="Times New Roman" w:hAnsi="Times New Roman" w:cs="Times New Roman"/>
          <w:sz w:val="24"/>
        </w:rPr>
      </w:pPr>
    </w:p>
    <w:p w14:paraId="59C4D682" w14:textId="699389FE" w:rsidR="002A1282" w:rsidRDefault="002A1282" w:rsidP="002A1282">
      <w:pPr>
        <w:spacing w:line="360" w:lineRule="auto"/>
        <w:rPr>
          <w:rFonts w:ascii="Times New Roman" w:hAnsi="Times New Roman" w:cs="Times New Roman"/>
          <w:sz w:val="24"/>
        </w:rPr>
      </w:pPr>
      <w:r w:rsidRPr="00D976FD">
        <w:rPr>
          <w:rFonts w:ascii="Times New Roman" w:hAnsi="Times New Roman" w:cs="Times New Roman"/>
          <w:sz w:val="24"/>
        </w:rPr>
        <w:t xml:space="preserve">Overall, </w:t>
      </w:r>
      <w:r w:rsidR="00123C53">
        <w:rPr>
          <w:rFonts w:ascii="Times New Roman" w:hAnsi="Times New Roman" w:cs="Times New Roman"/>
          <w:sz w:val="24"/>
        </w:rPr>
        <w:t>this</w:t>
      </w:r>
      <w:r w:rsidR="00123C53" w:rsidRPr="00D976FD">
        <w:rPr>
          <w:rFonts w:ascii="Times New Roman" w:hAnsi="Times New Roman" w:cs="Times New Roman"/>
          <w:sz w:val="24"/>
        </w:rPr>
        <w:t xml:space="preserve"> </w:t>
      </w:r>
      <w:r w:rsidRPr="00D976FD">
        <w:rPr>
          <w:rFonts w:ascii="Times New Roman" w:hAnsi="Times New Roman" w:cs="Times New Roman"/>
          <w:sz w:val="24"/>
        </w:rPr>
        <w:t xml:space="preserve">study </w:t>
      </w:r>
      <w:r w:rsidR="00123C53">
        <w:rPr>
          <w:rFonts w:ascii="Times New Roman" w:hAnsi="Times New Roman" w:cs="Times New Roman"/>
          <w:sz w:val="24"/>
        </w:rPr>
        <w:t xml:space="preserve">showed strong </w:t>
      </w:r>
      <w:r w:rsidR="0008692B">
        <w:rPr>
          <w:rFonts w:ascii="Times New Roman" w:hAnsi="Times New Roman" w:cs="Times New Roman"/>
          <w:sz w:val="24"/>
        </w:rPr>
        <w:t>association</w:t>
      </w:r>
      <w:r w:rsidR="00123C53">
        <w:rPr>
          <w:rFonts w:ascii="Times New Roman" w:hAnsi="Times New Roman" w:cs="Times New Roman"/>
          <w:sz w:val="24"/>
        </w:rPr>
        <w:t xml:space="preserve"> of</w:t>
      </w:r>
      <w:r w:rsidR="0008692B">
        <w:rPr>
          <w:rFonts w:ascii="Times New Roman" w:hAnsi="Times New Roman" w:cs="Times New Roman"/>
          <w:sz w:val="24"/>
        </w:rPr>
        <w:t xml:space="preserve"> microbial community composition alteration with </w:t>
      </w:r>
      <w:r w:rsidR="00123C53">
        <w:rPr>
          <w:rFonts w:ascii="Times New Roman" w:hAnsi="Times New Roman" w:cs="Times New Roman"/>
          <w:sz w:val="24"/>
        </w:rPr>
        <w:t>Nrf2 genotype</w:t>
      </w:r>
      <w:r w:rsidR="0008692B">
        <w:rPr>
          <w:rFonts w:ascii="Times New Roman" w:hAnsi="Times New Roman" w:cs="Times New Roman"/>
          <w:sz w:val="24"/>
        </w:rPr>
        <w:t xml:space="preserve"> and </w:t>
      </w:r>
      <w:r w:rsidR="0008692B" w:rsidRPr="00637E19">
        <w:rPr>
          <w:rFonts w:ascii="Times New Roman" w:hAnsi="Times New Roman" w:cs="Times New Roman"/>
          <w:sz w:val="24"/>
          <w:highlight w:val="yellow"/>
        </w:rPr>
        <w:t xml:space="preserve">minor association with </w:t>
      </w:r>
      <w:r w:rsidRPr="00637E19">
        <w:rPr>
          <w:rFonts w:ascii="Times New Roman" w:hAnsi="Times New Roman" w:cs="Times New Roman"/>
          <w:sz w:val="24"/>
          <w:highlight w:val="yellow"/>
        </w:rPr>
        <w:t>PEITC diet</w:t>
      </w:r>
      <w:r w:rsidR="00637E19">
        <w:rPr>
          <w:rFonts w:ascii="Times New Roman" w:hAnsi="Times New Roman" w:cs="Times New Roman"/>
          <w:sz w:val="24"/>
        </w:rPr>
        <w:t>.</w:t>
      </w:r>
      <w:r w:rsidR="00870498">
        <w:rPr>
          <w:rFonts w:ascii="Times New Roman" w:hAnsi="Times New Roman" w:cs="Times New Roman"/>
          <w:sz w:val="24"/>
        </w:rPr>
        <w:t xml:space="preserve"> </w:t>
      </w:r>
      <w:del w:id="13" w:author="尹然(基础科学研究部)" w:date="2021-08-10T10:00:00Z">
        <w:r w:rsidR="00555E38" w:rsidDel="000B69A7">
          <w:rPr>
            <w:rFonts w:ascii="Times New Roman" w:hAnsi="Times New Roman" w:cs="Times New Roman"/>
            <w:sz w:val="24"/>
          </w:rPr>
          <w:delText xml:space="preserve">At the same time, diet, genotype </w:delText>
        </w:r>
      </w:del>
      <w:ins w:id="14" w:author="尹然(基础科学研究部)" w:date="2021-08-10T10:00:00Z">
        <w:r w:rsidR="000B69A7">
          <w:rPr>
            <w:rFonts w:ascii="Times New Roman" w:hAnsi="Times New Roman" w:cs="Times New Roman"/>
            <w:sz w:val="24"/>
          </w:rPr>
          <w:t xml:space="preserve">Genotype </w:t>
        </w:r>
      </w:ins>
      <w:r w:rsidR="00555E38">
        <w:rPr>
          <w:rFonts w:ascii="Times New Roman" w:hAnsi="Times New Roman" w:cs="Times New Roman"/>
          <w:sz w:val="24"/>
        </w:rPr>
        <w:t xml:space="preserve">and DSS challenge affected the production of microbial </w:t>
      </w:r>
      <w:commentRangeStart w:id="15"/>
      <w:r w:rsidR="00555E38">
        <w:rPr>
          <w:rFonts w:ascii="Times New Roman" w:hAnsi="Times New Roman" w:cs="Times New Roman"/>
          <w:sz w:val="24"/>
        </w:rPr>
        <w:t>metabolites</w:t>
      </w:r>
      <w:commentRangeEnd w:id="15"/>
      <w:r w:rsidR="000B69A7">
        <w:rPr>
          <w:rStyle w:val="a8"/>
        </w:rPr>
        <w:commentReference w:id="15"/>
      </w:r>
      <w:ins w:id="16" w:author="尹然(基础科学研究部)" w:date="2021-08-10T10:00:00Z">
        <w:r w:rsidR="000B69A7">
          <w:rPr>
            <w:rFonts w:ascii="Times New Roman" w:hAnsi="Times New Roman" w:cs="Times New Roman"/>
            <w:sz w:val="24"/>
          </w:rPr>
          <w:t xml:space="preserve"> </w:t>
        </w:r>
      </w:ins>
    </w:p>
    <w:p w14:paraId="604D1292" w14:textId="77777777" w:rsidR="00905013" w:rsidRPr="007F3B3D" w:rsidRDefault="00905013" w:rsidP="006B5DF1">
      <w:pPr>
        <w:spacing w:line="360" w:lineRule="auto"/>
        <w:rPr>
          <w:rFonts w:ascii="Times New Roman" w:hAnsi="Times New Roman" w:cs="Times New Roman"/>
          <w:sz w:val="24"/>
        </w:rPr>
      </w:pPr>
    </w:p>
    <w:p w14:paraId="07CE6780" w14:textId="11804530" w:rsidR="00905013" w:rsidRPr="007F3B3D" w:rsidRDefault="00334E86" w:rsidP="006B5DF1">
      <w:pPr>
        <w:spacing w:line="360" w:lineRule="auto"/>
        <w:rPr>
          <w:rFonts w:ascii="Times New Roman" w:hAnsi="Times New Roman" w:cs="Times New Roman"/>
          <w:b/>
          <w:sz w:val="24"/>
        </w:rPr>
      </w:pPr>
      <w:r w:rsidRPr="007F3B3D">
        <w:rPr>
          <w:rFonts w:ascii="Times New Roman" w:hAnsi="Times New Roman" w:cs="Times New Roman"/>
          <w:b/>
          <w:sz w:val="24"/>
        </w:rPr>
        <w:t>Keywords</w:t>
      </w:r>
    </w:p>
    <w:p w14:paraId="46823530" w14:textId="6B5EF28B" w:rsidR="00905013" w:rsidRPr="007F3B3D" w:rsidRDefault="003C4162" w:rsidP="006B5DF1">
      <w:pPr>
        <w:spacing w:line="360" w:lineRule="auto"/>
        <w:rPr>
          <w:rFonts w:ascii="Times New Roman" w:hAnsi="Times New Roman" w:cs="Times New Roman"/>
          <w:sz w:val="24"/>
        </w:rPr>
      </w:pPr>
      <w:r w:rsidRPr="007F3B3D">
        <w:rPr>
          <w:rFonts w:ascii="Times New Roman" w:hAnsi="Times New Roman" w:cs="Times New Roman"/>
          <w:sz w:val="24"/>
        </w:rPr>
        <w:t xml:space="preserve">Diet; </w:t>
      </w:r>
      <w:r w:rsidR="002A1282">
        <w:rPr>
          <w:rFonts w:ascii="Times New Roman" w:hAnsi="Times New Roman" w:cs="Times New Roman"/>
          <w:sz w:val="24"/>
        </w:rPr>
        <w:t>Nrf2 gen</w:t>
      </w:r>
      <w:r w:rsidRPr="007F3B3D">
        <w:rPr>
          <w:rFonts w:ascii="Times New Roman" w:hAnsi="Times New Roman" w:cs="Times New Roman"/>
          <w:sz w:val="24"/>
        </w:rPr>
        <w:t xml:space="preserve">otype; </w:t>
      </w:r>
      <w:r w:rsidR="00044181">
        <w:rPr>
          <w:rFonts w:ascii="Times New Roman" w:hAnsi="Times New Roman" w:cs="Times New Roman"/>
          <w:sz w:val="24"/>
        </w:rPr>
        <w:t xml:space="preserve">DSS; </w:t>
      </w:r>
      <w:r w:rsidR="00905013" w:rsidRPr="007F3B3D">
        <w:rPr>
          <w:rFonts w:ascii="Times New Roman" w:hAnsi="Times New Roman" w:cs="Times New Roman"/>
          <w:sz w:val="24"/>
        </w:rPr>
        <w:t xml:space="preserve">gut microbiota; </w:t>
      </w:r>
      <w:r w:rsidR="00827E4A" w:rsidRPr="007F3B3D">
        <w:rPr>
          <w:rFonts w:ascii="Times New Roman" w:hAnsi="Times New Roman" w:cs="Times New Roman"/>
          <w:sz w:val="24"/>
        </w:rPr>
        <w:t xml:space="preserve">PEITC; 16s </w:t>
      </w:r>
      <w:r w:rsidR="00695381" w:rsidRPr="007F3B3D">
        <w:rPr>
          <w:rFonts w:ascii="Times New Roman" w:hAnsi="Times New Roman" w:cs="Times New Roman"/>
          <w:sz w:val="24"/>
        </w:rPr>
        <w:t>ribosomal RNA sequencing</w:t>
      </w:r>
      <w:r w:rsidR="00B93727" w:rsidRPr="007F3B3D">
        <w:rPr>
          <w:rFonts w:ascii="Times New Roman" w:hAnsi="Times New Roman" w:cs="Times New Roman"/>
          <w:sz w:val="24"/>
        </w:rPr>
        <w:br w:type="page"/>
      </w:r>
    </w:p>
    <w:p w14:paraId="683019AC" w14:textId="00EB0235" w:rsidR="00117F3B" w:rsidRPr="007F3B3D" w:rsidRDefault="00334E86" w:rsidP="000B4D88">
      <w:pPr>
        <w:pStyle w:val="1"/>
      </w:pPr>
      <w:bookmarkStart w:id="17" w:name="_Toc69294824"/>
      <w:bookmarkStart w:id="18" w:name="_Toc76818019"/>
      <w:r w:rsidRPr="007F3B3D">
        <w:lastRenderedPageBreak/>
        <w:t xml:space="preserve">1. </w:t>
      </w:r>
      <w:r w:rsidR="00E65298" w:rsidRPr="007F3B3D">
        <w:t>Introduction</w:t>
      </w:r>
      <w:bookmarkEnd w:id="17"/>
      <w:bookmarkEnd w:id="18"/>
    </w:p>
    <w:p w14:paraId="40CE4310" w14:textId="5BE558DB" w:rsidR="000B74ED" w:rsidRDefault="00142917" w:rsidP="006B5DF1">
      <w:pPr>
        <w:spacing w:line="360" w:lineRule="auto"/>
        <w:rPr>
          <w:rFonts w:ascii="Times New Roman" w:hAnsi="Times New Roman" w:cs="Times New Roman"/>
          <w:sz w:val="24"/>
        </w:rPr>
      </w:pPr>
      <w:r>
        <w:rPr>
          <w:rFonts w:ascii="Times New Roman" w:hAnsi="Times New Roman" w:cs="Times New Roman"/>
          <w:sz w:val="24"/>
        </w:rPr>
        <w:t xml:space="preserve">Human </w:t>
      </w:r>
      <w:r w:rsidR="002D6DD9">
        <w:rPr>
          <w:rFonts w:ascii="Times New Roman" w:hAnsi="Times New Roman" w:cs="Times New Roman"/>
          <w:sz w:val="24"/>
        </w:rPr>
        <w:t xml:space="preserve">and animal </w:t>
      </w:r>
      <w:r>
        <w:rPr>
          <w:rFonts w:ascii="Times New Roman" w:hAnsi="Times New Roman" w:cs="Times New Roman"/>
          <w:sz w:val="24"/>
        </w:rPr>
        <w:t xml:space="preserve">health can be affected by microorganisms including bacteria, archaea and fungi which are distributed </w:t>
      </w:r>
      <w:r w:rsidR="006A7366">
        <w:rPr>
          <w:rFonts w:ascii="Times New Roman" w:hAnsi="Times New Roman" w:cs="Times New Roman"/>
          <w:sz w:val="24"/>
        </w:rPr>
        <w:t xml:space="preserve">in </w:t>
      </w:r>
      <w:r>
        <w:rPr>
          <w:rFonts w:ascii="Times New Roman" w:hAnsi="Times New Roman" w:cs="Times New Roman"/>
          <w:sz w:val="24"/>
        </w:rPr>
        <w:t xml:space="preserve">large </w:t>
      </w:r>
      <w:r w:rsidR="006A7366">
        <w:rPr>
          <w:rFonts w:ascii="Times New Roman" w:hAnsi="Times New Roman" w:cs="Times New Roman"/>
          <w:sz w:val="24"/>
        </w:rPr>
        <w:t>quantities</w:t>
      </w:r>
      <w:r w:rsidR="002D6DD9">
        <w:rPr>
          <w:rFonts w:ascii="Times New Roman" w:hAnsi="Times New Roman" w:cs="Times New Roman"/>
          <w:sz w:val="24"/>
        </w:rPr>
        <w:t xml:space="preserve"> on surfaces</w:t>
      </w:r>
      <w:r w:rsidR="006A7366">
        <w:rPr>
          <w:rFonts w:ascii="Times New Roman" w:hAnsi="Times New Roman" w:cs="Times New Roman"/>
          <w:sz w:val="24"/>
        </w:rPr>
        <w:t xml:space="preserve"> </w:t>
      </w:r>
      <w:r w:rsidR="002D6DD9">
        <w:rPr>
          <w:rFonts w:ascii="Times New Roman" w:hAnsi="Times New Roman" w:cs="Times New Roman"/>
          <w:sz w:val="24"/>
        </w:rPr>
        <w:t xml:space="preserve">throughout their bodies </w:t>
      </w:r>
      <w:r w:rsidR="00296FB0" w:rsidRPr="007F3B3D">
        <w:rPr>
          <w:rFonts w:ascii="Times New Roman" w:hAnsi="Times New Roman" w:cs="Times New Roman"/>
          <w:sz w:val="24"/>
        </w:rPr>
        <w:fldChar w:fldCharType="begin">
          <w:fldData xml:space="preserve">PEVuZE5vdGU+PENpdGU+PEF1dGhvcj5MZXk8L0F1dGhvcj48WWVhcj4yMDA2PC9ZZWFyPjxSZWNO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</w:fldData>
        </w:fldChar>
      </w:r>
      <w:r w:rsidR="00334E86" w:rsidRPr="007F3B3D">
        <w:rPr>
          <w:rFonts w:ascii="Times New Roman" w:hAnsi="Times New Roman" w:cs="Times New Roman"/>
          <w:sz w:val="24"/>
        </w:rPr>
        <w:instrText xml:space="preserve"> ADDIN EN.CITE </w:instrText>
      </w:r>
      <w:r w:rsidR="00334E86" w:rsidRPr="007F3B3D">
        <w:rPr>
          <w:rFonts w:ascii="Times New Roman" w:hAnsi="Times New Roman" w:cs="Times New Roman"/>
          <w:sz w:val="24"/>
        </w:rPr>
        <w:fldChar w:fldCharType="begin">
          <w:fldData xml:space="preserve">PEVuZE5vdGU+PENpdGU+PEF1dGhvcj5MZXk8L0F1dGhvcj48WWVhcj4yMDA2PC9ZZWFyPjxSZWNO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</w:fldData>
        </w:fldChar>
      </w:r>
      <w:r w:rsidR="00334E86" w:rsidRPr="007F3B3D">
        <w:rPr>
          <w:rFonts w:ascii="Times New Roman" w:hAnsi="Times New Roman" w:cs="Times New Roman"/>
          <w:sz w:val="24"/>
        </w:rPr>
        <w:instrText xml:space="preserve"> ADDIN EN.CITE.DATA </w:instrText>
      </w:r>
      <w:r w:rsidR="00334E86" w:rsidRPr="007F3B3D">
        <w:rPr>
          <w:rFonts w:ascii="Times New Roman" w:hAnsi="Times New Roman" w:cs="Times New Roman"/>
          <w:sz w:val="24"/>
        </w:rPr>
      </w:r>
      <w:r w:rsidR="00334E86" w:rsidRPr="007F3B3D">
        <w:rPr>
          <w:rFonts w:ascii="Times New Roman" w:hAnsi="Times New Roman" w:cs="Times New Roman"/>
          <w:sz w:val="24"/>
        </w:rPr>
        <w:fldChar w:fldCharType="end"/>
      </w:r>
      <w:r w:rsidR="00296FB0" w:rsidRPr="007F3B3D">
        <w:rPr>
          <w:rFonts w:ascii="Times New Roman" w:hAnsi="Times New Roman" w:cs="Times New Roman"/>
          <w:sz w:val="24"/>
        </w:rPr>
      </w:r>
      <w:r w:rsidR="00296FB0" w:rsidRPr="007F3B3D">
        <w:rPr>
          <w:rFonts w:ascii="Times New Roman" w:hAnsi="Times New Roman" w:cs="Times New Roman"/>
          <w:sz w:val="24"/>
        </w:rPr>
        <w:fldChar w:fldCharType="separate"/>
      </w:r>
      <w:r w:rsidR="00334E86" w:rsidRPr="007F3B3D">
        <w:rPr>
          <w:rFonts w:ascii="Times New Roman" w:hAnsi="Times New Roman" w:cs="Times New Roman"/>
          <w:noProof/>
          <w:sz w:val="24"/>
        </w:rPr>
        <w:t>(Dethlefsen, McFall-Ngai, &amp; Relman, 2007; Frank &amp; Pace, 2008; Ley et al., 2008; Ley, Peterson, &amp; Gordon, 2006)</w:t>
      </w:r>
      <w:r w:rsidR="00296FB0" w:rsidRPr="007F3B3D">
        <w:rPr>
          <w:rFonts w:ascii="Times New Roman" w:hAnsi="Times New Roman" w:cs="Times New Roman"/>
          <w:sz w:val="24"/>
        </w:rPr>
        <w:fldChar w:fldCharType="end"/>
      </w:r>
      <w:r w:rsidR="00296FB0" w:rsidRPr="007F3B3D">
        <w:rPr>
          <w:rFonts w:ascii="Times New Roman" w:hAnsi="Times New Roman" w:cs="Times New Roman"/>
          <w:sz w:val="24"/>
        </w:rPr>
        <w:t>.</w:t>
      </w:r>
      <w:r w:rsidR="00E64E04" w:rsidRPr="007F3B3D">
        <w:rPr>
          <w:rFonts w:ascii="Times New Roman" w:hAnsi="Times New Roman" w:cs="Times New Roman"/>
          <w:sz w:val="24"/>
        </w:rPr>
        <w:t xml:space="preserve"> </w:t>
      </w:r>
      <w:r w:rsidR="002D6DD9">
        <w:rPr>
          <w:rFonts w:ascii="Times New Roman" w:hAnsi="Times New Roman" w:cs="Times New Roman"/>
          <w:sz w:val="24"/>
        </w:rPr>
        <w:t>The role of gut b</w:t>
      </w:r>
      <w:r>
        <w:rPr>
          <w:rFonts w:ascii="Times New Roman" w:hAnsi="Times New Roman" w:cs="Times New Roman"/>
          <w:sz w:val="24"/>
        </w:rPr>
        <w:t xml:space="preserve">acteria </w:t>
      </w:r>
      <w:r w:rsidR="00CF33EF">
        <w:rPr>
          <w:rFonts w:ascii="Times New Roman" w:hAnsi="Times New Roman" w:cs="Times New Roman"/>
          <w:sz w:val="24"/>
        </w:rPr>
        <w:t>are</w:t>
      </w:r>
      <w:r>
        <w:rPr>
          <w:rFonts w:ascii="Times New Roman" w:hAnsi="Times New Roman" w:cs="Times New Roman"/>
          <w:sz w:val="24"/>
        </w:rPr>
        <w:t xml:space="preserve"> </w:t>
      </w:r>
      <w:r w:rsidR="002D6DD9">
        <w:rPr>
          <w:rFonts w:ascii="Times New Roman" w:hAnsi="Times New Roman" w:cs="Times New Roman"/>
          <w:sz w:val="24"/>
        </w:rPr>
        <w:t xml:space="preserve">especially </w:t>
      </w:r>
      <w:proofErr w:type="spellStart"/>
      <w:r w:rsidR="003562F0">
        <w:rPr>
          <w:rFonts w:ascii="Times New Roman" w:hAnsi="Times New Roman" w:cs="Times New Roman"/>
          <w:sz w:val="24"/>
        </w:rPr>
        <w:t>noted</w:t>
      </w:r>
      <w:r w:rsidR="002D6DD9">
        <w:rPr>
          <w:rFonts w:ascii="Times New Roman" w:hAnsi="Times New Roman" w:cs="Times New Roman"/>
          <w:sz w:val="24"/>
        </w:rPr>
        <w:t>for</w:t>
      </w:r>
      <w:proofErr w:type="spellEnd"/>
      <w:r w:rsidR="002D6DD9">
        <w:rPr>
          <w:rFonts w:ascii="Times New Roman" w:hAnsi="Times New Roman" w:cs="Times New Roman"/>
          <w:sz w:val="24"/>
        </w:rPr>
        <w:t xml:space="preserve"> their</w:t>
      </w:r>
      <w:r>
        <w:rPr>
          <w:rFonts w:ascii="Times New Roman" w:hAnsi="Times New Roman" w:cs="Times New Roman"/>
          <w:sz w:val="24"/>
        </w:rPr>
        <w:t xml:space="preserve"> potential beneficial effects in metabolizing essential nutrients, providing energy and enhancing immune system</w:t>
      </w:r>
      <w:r w:rsidRPr="007F3B3D">
        <w:rPr>
          <w:rFonts w:ascii="Times New Roman" w:hAnsi="Times New Roman" w:cs="Times New Roman"/>
          <w:sz w:val="24"/>
        </w:rPr>
        <w:t xml:space="preserve"> </w:t>
      </w:r>
      <w:r w:rsidR="00A31AA9" w:rsidRPr="007F3B3D">
        <w:rPr>
          <w:rFonts w:ascii="Times New Roman" w:hAnsi="Times New Roman" w:cs="Times New Roman"/>
          <w:sz w:val="24"/>
        </w:rPr>
        <w:fldChar w:fldCharType="begin">
          <w:fldData xml:space="preserve">PEVuZE5vdGU+PENpdGU+PEF1dGhvcj5SYW1ha3Jpc2huYTwvQXV0aG9yPjxZZWFyPjIwMTM8L1ll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</w:fldData>
        </w:fldChar>
      </w:r>
      <w:r w:rsidR="00334E86" w:rsidRPr="007F3B3D">
        <w:rPr>
          <w:rFonts w:ascii="Times New Roman" w:hAnsi="Times New Roman" w:cs="Times New Roman"/>
          <w:sz w:val="24"/>
        </w:rPr>
        <w:instrText xml:space="preserve"> ADDIN EN.CITE </w:instrText>
      </w:r>
      <w:r w:rsidR="00334E86" w:rsidRPr="007F3B3D">
        <w:rPr>
          <w:rFonts w:ascii="Times New Roman" w:hAnsi="Times New Roman" w:cs="Times New Roman"/>
          <w:sz w:val="24"/>
        </w:rPr>
        <w:fldChar w:fldCharType="begin">
          <w:fldData xml:space="preserve">PEVuZE5vdGU+PENpdGU+PEF1dGhvcj5SYW1ha3Jpc2huYTwvQXV0aG9yPjxZZWFyPjIwMTM8L1ll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</w:fldData>
        </w:fldChar>
      </w:r>
      <w:r w:rsidR="00334E86" w:rsidRPr="007F3B3D">
        <w:rPr>
          <w:rFonts w:ascii="Times New Roman" w:hAnsi="Times New Roman" w:cs="Times New Roman"/>
          <w:sz w:val="24"/>
        </w:rPr>
        <w:instrText xml:space="preserve"> ADDIN EN.CITE.DATA </w:instrText>
      </w:r>
      <w:r w:rsidR="00334E86" w:rsidRPr="007F3B3D">
        <w:rPr>
          <w:rFonts w:ascii="Times New Roman" w:hAnsi="Times New Roman" w:cs="Times New Roman"/>
          <w:sz w:val="24"/>
        </w:rPr>
      </w:r>
      <w:r w:rsidR="00334E86" w:rsidRPr="007F3B3D">
        <w:rPr>
          <w:rFonts w:ascii="Times New Roman" w:hAnsi="Times New Roman" w:cs="Times New Roman"/>
          <w:sz w:val="24"/>
        </w:rPr>
        <w:fldChar w:fldCharType="end"/>
      </w:r>
      <w:r w:rsidR="00A31AA9" w:rsidRPr="007F3B3D">
        <w:rPr>
          <w:rFonts w:ascii="Times New Roman" w:hAnsi="Times New Roman" w:cs="Times New Roman"/>
          <w:sz w:val="24"/>
        </w:rPr>
      </w:r>
      <w:r w:rsidR="00A31AA9" w:rsidRPr="007F3B3D">
        <w:rPr>
          <w:rFonts w:ascii="Times New Roman" w:hAnsi="Times New Roman" w:cs="Times New Roman"/>
          <w:sz w:val="24"/>
        </w:rPr>
        <w:fldChar w:fldCharType="separate"/>
      </w:r>
      <w:r w:rsidR="00334E86" w:rsidRPr="007F3B3D">
        <w:rPr>
          <w:rFonts w:ascii="Times New Roman" w:hAnsi="Times New Roman" w:cs="Times New Roman"/>
          <w:noProof/>
          <w:sz w:val="24"/>
        </w:rPr>
        <w:t>(Maslowski &amp; Mackay, 2011; Ramakrishna, 2013; Rowland et al., 2018)</w:t>
      </w:r>
      <w:r w:rsidR="00A31AA9" w:rsidRPr="007F3B3D">
        <w:rPr>
          <w:rFonts w:ascii="Times New Roman" w:hAnsi="Times New Roman" w:cs="Times New Roman"/>
          <w:sz w:val="24"/>
        </w:rPr>
        <w:fldChar w:fldCharType="end"/>
      </w:r>
      <w:r w:rsidR="00835882" w:rsidRPr="007F3B3D">
        <w:rPr>
          <w:rFonts w:ascii="Times New Roman" w:hAnsi="Times New Roman" w:cs="Times New Roman"/>
          <w:sz w:val="24"/>
        </w:rPr>
        <w:t xml:space="preserve">. </w:t>
      </w:r>
      <w:r w:rsidR="00020196">
        <w:rPr>
          <w:rFonts w:ascii="Times New Roman" w:hAnsi="Times New Roman" w:cs="Times New Roman"/>
          <w:sz w:val="24"/>
        </w:rPr>
        <w:t>To least a few examples</w:t>
      </w:r>
      <w:r>
        <w:rPr>
          <w:rFonts w:ascii="Times New Roman" w:hAnsi="Times New Roman" w:cs="Times New Roman"/>
          <w:sz w:val="24"/>
        </w:rPr>
        <w:t xml:space="preserve">, gut bacteria </w:t>
      </w:r>
      <w:proofErr w:type="spellStart"/>
      <w:r w:rsidRPr="00540852">
        <w:rPr>
          <w:rFonts w:ascii="Times New Roman" w:hAnsi="Times New Roman" w:cs="Times New Roman"/>
          <w:i/>
          <w:sz w:val="24"/>
        </w:rPr>
        <w:t>butyricicoccus</w:t>
      </w:r>
      <w:proofErr w:type="spellEnd"/>
      <w:r w:rsidRPr="00540852">
        <w:rPr>
          <w:rFonts w:ascii="Times New Roman" w:hAnsi="Times New Roman" w:cs="Times New Roman"/>
          <w:i/>
          <w:sz w:val="24"/>
        </w:rPr>
        <w:t xml:space="preserve"> </w:t>
      </w:r>
      <w:proofErr w:type="spellStart"/>
      <w:r w:rsidRPr="00540852">
        <w:rPr>
          <w:rFonts w:ascii="Times New Roman" w:hAnsi="Times New Roman" w:cs="Times New Roman"/>
          <w:i/>
          <w:sz w:val="24"/>
        </w:rPr>
        <w:t>pullicaecorum</w:t>
      </w:r>
      <w:proofErr w:type="spellEnd"/>
      <w:r>
        <w:rPr>
          <w:rFonts w:ascii="Times New Roman" w:hAnsi="Times New Roman" w:cs="Times New Roman"/>
          <w:sz w:val="24"/>
        </w:rPr>
        <w:t xml:space="preserve"> and </w:t>
      </w:r>
      <w:proofErr w:type="spellStart"/>
      <w:r w:rsidRPr="00540852">
        <w:rPr>
          <w:rFonts w:ascii="Times New Roman" w:hAnsi="Times New Roman" w:cs="Times New Roman"/>
          <w:i/>
          <w:sz w:val="24"/>
        </w:rPr>
        <w:t>butyricicoccus</w:t>
      </w:r>
      <w:proofErr w:type="spellEnd"/>
      <w:r w:rsidRPr="00540852">
        <w:rPr>
          <w:rFonts w:ascii="Times New Roman" w:hAnsi="Times New Roman" w:cs="Times New Roman"/>
          <w:i/>
          <w:sz w:val="24"/>
        </w:rPr>
        <w:t xml:space="preserve"> </w:t>
      </w:r>
      <w:proofErr w:type="spellStart"/>
      <w:r w:rsidRPr="00540852">
        <w:rPr>
          <w:rFonts w:ascii="Times New Roman" w:hAnsi="Times New Roman" w:cs="Times New Roman"/>
          <w:i/>
          <w:sz w:val="24"/>
        </w:rPr>
        <w:t>pullicaecorum</w:t>
      </w:r>
      <w:proofErr w:type="spellEnd"/>
      <w:r>
        <w:rPr>
          <w:rFonts w:ascii="Times New Roman" w:hAnsi="Times New Roman" w:cs="Times New Roman"/>
          <w:sz w:val="24"/>
        </w:rPr>
        <w:t xml:space="preserve"> produce butyrate, an essential metabolite for human </w:t>
      </w:r>
      <w:r w:rsidR="000B74ED">
        <w:rPr>
          <w:rFonts w:ascii="Times New Roman" w:hAnsi="Times New Roman" w:cs="Times New Roman"/>
          <w:sz w:val="24"/>
        </w:rPr>
        <w:t xml:space="preserve">GI </w:t>
      </w:r>
      <w:r>
        <w:rPr>
          <w:rFonts w:ascii="Times New Roman" w:hAnsi="Times New Roman" w:cs="Times New Roman"/>
          <w:sz w:val="24"/>
        </w:rPr>
        <w:t>homeostasis and disease prevention</w:t>
      </w:r>
      <w:r w:rsidR="003736BE">
        <w:rPr>
          <w:rFonts w:ascii="Times New Roman" w:hAnsi="Times New Roman" w:cs="Times New Roman"/>
          <w:sz w:val="24"/>
        </w:rPr>
        <w:t xml:space="preserve"> </w:t>
      </w:r>
      <w:r w:rsidR="00A02AF0" w:rsidRPr="007F3B3D">
        <w:rPr>
          <w:rFonts w:ascii="Times New Roman" w:hAnsi="Times New Roman" w:cs="Times New Roman"/>
          <w:sz w:val="24"/>
        </w:rPr>
        <w:fldChar w:fldCharType="begin">
          <w:fldData xml:space="preserve">PEVuZE5vdGU+PENpdGU+PEF1dGhvcj5HZWlybmFlcnQ8L0F1dGhvcj48WWVhcj4yMDE3PC9ZZWFy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</w:fldData>
        </w:fldChar>
      </w:r>
      <w:r w:rsidR="00334E86" w:rsidRPr="007F3B3D">
        <w:rPr>
          <w:rFonts w:ascii="Times New Roman" w:hAnsi="Times New Roman" w:cs="Times New Roman"/>
          <w:sz w:val="24"/>
        </w:rPr>
        <w:instrText xml:space="preserve"> ADDIN EN.CITE </w:instrText>
      </w:r>
      <w:r w:rsidR="00334E86" w:rsidRPr="007F3B3D">
        <w:rPr>
          <w:rFonts w:ascii="Times New Roman" w:hAnsi="Times New Roman" w:cs="Times New Roman"/>
          <w:sz w:val="24"/>
        </w:rPr>
        <w:fldChar w:fldCharType="begin">
          <w:fldData xml:space="preserve">PEVuZE5vdGU+PENpdGU+PEF1dGhvcj5HZWlybmFlcnQ8L0F1dGhvcj48WWVhcj4yMDE3PC9ZZWFy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</w:fldData>
        </w:fldChar>
      </w:r>
      <w:r w:rsidR="00334E86" w:rsidRPr="007F3B3D">
        <w:rPr>
          <w:rFonts w:ascii="Times New Roman" w:hAnsi="Times New Roman" w:cs="Times New Roman"/>
          <w:sz w:val="24"/>
        </w:rPr>
        <w:instrText xml:space="preserve"> ADDIN EN.CITE.DATA </w:instrText>
      </w:r>
      <w:r w:rsidR="00334E86" w:rsidRPr="007F3B3D">
        <w:rPr>
          <w:rFonts w:ascii="Times New Roman" w:hAnsi="Times New Roman" w:cs="Times New Roman"/>
          <w:sz w:val="24"/>
        </w:rPr>
      </w:r>
      <w:r w:rsidR="00334E86" w:rsidRPr="007F3B3D">
        <w:rPr>
          <w:rFonts w:ascii="Times New Roman" w:hAnsi="Times New Roman" w:cs="Times New Roman"/>
          <w:sz w:val="24"/>
        </w:rPr>
        <w:fldChar w:fldCharType="end"/>
      </w:r>
      <w:r w:rsidR="00A02AF0" w:rsidRPr="007F3B3D">
        <w:rPr>
          <w:rFonts w:ascii="Times New Roman" w:hAnsi="Times New Roman" w:cs="Times New Roman"/>
          <w:sz w:val="24"/>
        </w:rPr>
      </w:r>
      <w:r w:rsidR="00A02AF0" w:rsidRPr="007F3B3D">
        <w:rPr>
          <w:rFonts w:ascii="Times New Roman" w:hAnsi="Times New Roman" w:cs="Times New Roman"/>
          <w:sz w:val="24"/>
        </w:rPr>
        <w:fldChar w:fldCharType="separate"/>
      </w:r>
      <w:r w:rsidR="00334E86" w:rsidRPr="007F3B3D">
        <w:rPr>
          <w:rFonts w:ascii="Times New Roman" w:hAnsi="Times New Roman" w:cs="Times New Roman"/>
          <w:noProof/>
          <w:sz w:val="24"/>
        </w:rPr>
        <w:t>(Geirnaert et al., 2017)</w:t>
      </w:r>
      <w:r w:rsidR="00A02AF0" w:rsidRPr="007F3B3D">
        <w:rPr>
          <w:rFonts w:ascii="Times New Roman" w:hAnsi="Times New Roman" w:cs="Times New Roman"/>
          <w:sz w:val="24"/>
        </w:rPr>
        <w:fldChar w:fldCharType="end"/>
      </w:r>
      <w:r w:rsidR="002D6DD9">
        <w:rPr>
          <w:rFonts w:ascii="Times New Roman" w:hAnsi="Times New Roman" w:cs="Times New Roman"/>
          <w:sz w:val="24"/>
        </w:rPr>
        <w:t xml:space="preserve">, </w:t>
      </w:r>
      <w:r w:rsidR="00A02AF0" w:rsidRPr="007F3B3D">
        <w:rPr>
          <w:rFonts w:ascii="Times New Roman" w:hAnsi="Times New Roman" w:cs="Times New Roman"/>
          <w:sz w:val="24"/>
        </w:rPr>
        <w:t xml:space="preserve"> </w:t>
      </w:r>
      <w:r w:rsidR="002D6DD9">
        <w:rPr>
          <w:rFonts w:ascii="Times New Roman" w:hAnsi="Times New Roman" w:cs="Times New Roman"/>
          <w:i/>
          <w:sz w:val="24"/>
        </w:rPr>
        <w:t>l</w:t>
      </w:r>
      <w:r w:rsidR="009A2F5A" w:rsidRPr="007F3B3D">
        <w:rPr>
          <w:rFonts w:ascii="Times New Roman" w:hAnsi="Times New Roman" w:cs="Times New Roman"/>
          <w:i/>
          <w:sz w:val="24"/>
        </w:rPr>
        <w:t>actobacillus</w:t>
      </w:r>
      <w:r w:rsidR="009A2F5A" w:rsidRPr="007F3B3D">
        <w:rPr>
          <w:rFonts w:ascii="Times New Roman" w:hAnsi="Times New Roman" w:cs="Times New Roman"/>
          <w:sz w:val="24"/>
        </w:rPr>
        <w:t xml:space="preserve"> </w:t>
      </w:r>
      <w:r w:rsidR="00163834" w:rsidRPr="007F3B3D">
        <w:rPr>
          <w:rFonts w:ascii="Times New Roman" w:hAnsi="Times New Roman" w:cs="Times New Roman"/>
          <w:sz w:val="24"/>
        </w:rPr>
        <w:t>strains are</w:t>
      </w:r>
      <w:r w:rsidR="009A2F5A" w:rsidRPr="007F3B3D">
        <w:rPr>
          <w:rFonts w:ascii="Times New Roman" w:hAnsi="Times New Roman" w:cs="Times New Roman"/>
          <w:sz w:val="24"/>
        </w:rPr>
        <w:t xml:space="preserve"> </w:t>
      </w:r>
      <w:r w:rsidR="00E94164" w:rsidRPr="007F3B3D">
        <w:rPr>
          <w:rFonts w:ascii="Times New Roman" w:hAnsi="Times New Roman" w:cs="Times New Roman"/>
          <w:sz w:val="24"/>
        </w:rPr>
        <w:t xml:space="preserve">involved in essential vitamins metabolism </w:t>
      </w:r>
      <w:r w:rsidR="00E94164" w:rsidRPr="007F3B3D">
        <w:rPr>
          <w:rFonts w:ascii="Times New Roman" w:hAnsi="Times New Roman" w:cs="Times New Roman"/>
          <w:sz w:val="24"/>
        </w:rPr>
        <w:fldChar w:fldCharType="begin">
          <w:fldData xml:space="preserve">PEVuZE5vdGU+PENpdGU+PEF1dGhvcj5MZUJsYW5jPC9BdXRob3I+PFllYXI+MjAxMzwvWWVhcj48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</w:fldData>
        </w:fldChar>
      </w:r>
      <w:r w:rsidR="00334E86" w:rsidRPr="007F3B3D">
        <w:rPr>
          <w:rFonts w:ascii="Times New Roman" w:hAnsi="Times New Roman" w:cs="Times New Roman"/>
          <w:sz w:val="24"/>
        </w:rPr>
        <w:instrText xml:space="preserve"> ADDIN EN.CITE </w:instrText>
      </w:r>
      <w:r w:rsidR="00334E86" w:rsidRPr="007F3B3D">
        <w:rPr>
          <w:rFonts w:ascii="Times New Roman" w:hAnsi="Times New Roman" w:cs="Times New Roman"/>
          <w:sz w:val="24"/>
        </w:rPr>
        <w:fldChar w:fldCharType="begin">
          <w:fldData xml:space="preserve">PEVuZE5vdGU+PENpdGU+PEF1dGhvcj5MZUJsYW5jPC9BdXRob3I+PFllYXI+MjAxMzwvWWVhcj48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</w:fldData>
        </w:fldChar>
      </w:r>
      <w:r w:rsidR="00334E86" w:rsidRPr="007F3B3D">
        <w:rPr>
          <w:rFonts w:ascii="Times New Roman" w:hAnsi="Times New Roman" w:cs="Times New Roman"/>
          <w:sz w:val="24"/>
        </w:rPr>
        <w:instrText xml:space="preserve"> ADDIN EN.CITE.DATA </w:instrText>
      </w:r>
      <w:r w:rsidR="00334E86" w:rsidRPr="007F3B3D">
        <w:rPr>
          <w:rFonts w:ascii="Times New Roman" w:hAnsi="Times New Roman" w:cs="Times New Roman"/>
          <w:sz w:val="24"/>
        </w:rPr>
      </w:r>
      <w:r w:rsidR="00334E86" w:rsidRPr="007F3B3D">
        <w:rPr>
          <w:rFonts w:ascii="Times New Roman" w:hAnsi="Times New Roman" w:cs="Times New Roman"/>
          <w:sz w:val="24"/>
        </w:rPr>
        <w:fldChar w:fldCharType="end"/>
      </w:r>
      <w:r w:rsidR="00E94164" w:rsidRPr="007F3B3D">
        <w:rPr>
          <w:rFonts w:ascii="Times New Roman" w:hAnsi="Times New Roman" w:cs="Times New Roman"/>
          <w:sz w:val="24"/>
        </w:rPr>
      </w:r>
      <w:r w:rsidR="00E94164" w:rsidRPr="007F3B3D">
        <w:rPr>
          <w:rFonts w:ascii="Times New Roman" w:hAnsi="Times New Roman" w:cs="Times New Roman"/>
          <w:sz w:val="24"/>
        </w:rPr>
        <w:fldChar w:fldCharType="separate"/>
      </w:r>
      <w:r w:rsidR="00334E86" w:rsidRPr="007F3B3D">
        <w:rPr>
          <w:rFonts w:ascii="Times New Roman" w:hAnsi="Times New Roman" w:cs="Times New Roman"/>
          <w:noProof/>
          <w:sz w:val="24"/>
        </w:rPr>
        <w:t>(LeBlanc et al., 2013)</w:t>
      </w:r>
      <w:r w:rsidR="00E94164" w:rsidRPr="007F3B3D">
        <w:rPr>
          <w:rFonts w:ascii="Times New Roman" w:hAnsi="Times New Roman" w:cs="Times New Roman"/>
          <w:sz w:val="24"/>
        </w:rPr>
        <w:fldChar w:fldCharType="end"/>
      </w:r>
      <w:r w:rsidR="00031961" w:rsidRPr="007F3B3D">
        <w:rPr>
          <w:rFonts w:ascii="Times New Roman" w:hAnsi="Times New Roman" w:cs="Times New Roman"/>
          <w:sz w:val="24"/>
        </w:rPr>
        <w:t xml:space="preserve"> and human sleep quality improvement </w:t>
      </w:r>
      <w:r w:rsidR="00031961" w:rsidRPr="007F3B3D">
        <w:rPr>
          <w:rFonts w:ascii="Times New Roman" w:hAnsi="Times New Roman" w:cs="Times New Roman"/>
          <w:sz w:val="24"/>
        </w:rPr>
        <w:fldChar w:fldCharType="begin"/>
      </w:r>
      <w:r w:rsidR="00334E86" w:rsidRPr="007F3B3D">
        <w:rPr>
          <w:rFonts w:ascii="Times New Roman" w:hAnsi="Times New Roman" w:cs="Times New Roman"/>
          <w:sz w:val="24"/>
        </w:rPr>
        <w:instrText xml:space="preserve"> ADDIN EN.CITE &lt;EndNote&gt;&lt;Cite&gt;&lt;Author&gt;Aizawa&lt;/Author&gt;&lt;Year&gt;2018&lt;/Year&gt;&lt;RecNum&gt;3750&lt;/RecNum&gt;&lt;DisplayText&gt;(Aizawa et al., 2018)&lt;/DisplayText&gt;&lt;record&gt;&lt;rec-number&gt;3750&lt;/rec-number&gt;&lt;foreign-keys&gt;&lt;key app="EN" db-id="fwxserzzkt2tfxe5r50pa00x9ww5a525xvxr" timestamp="1579723681"&gt;3750&lt;/key&gt;&lt;/foreign-keys&gt;&lt;ref-type name="Journal Article"&gt;17&lt;/ref-type&gt;&lt;contributors&gt;&lt;authors&gt;&lt;author&gt;Aizawa, E.&lt;/author&gt;&lt;author&gt;Tsuji, H.&lt;/author&gt;&lt;author&gt;Asahara, T.&lt;/author&gt;&lt;author&gt;Takahashi, T.&lt;/author&gt;&lt;author&gt;Teraishi, T.&lt;/author&gt;&lt;author&gt;Yoshida, S.&lt;/author&gt;&lt;author&gt;Koga, N.&lt;/author&gt;&lt;author&gt;Hattori, K.&lt;/author&gt;&lt;author&gt;Ota, M.&lt;/author&gt;&lt;author&gt;Kunugi, H.&lt;/author&gt;&lt;/authors&gt;&lt;/contributors&gt;&lt;auth-address&gt;Department of Mental Disorder Research, National Institute of Neuroscience, National Center of Neurology and Psychiatry, Tokyo, Japan.&amp;#xD;Department of Human Life Science, Nagoya University of Economics, Aichi, Japan.&amp;#xD;Yakult Central Institute, Tokyo, Japan.&amp;#xD;Department of Psychiatry, National Center of Neurology and Psychiatry Hospital, Tokyo, Japan.&lt;/auth-address&gt;&lt;titles&gt;&lt;title&gt;Bifidobacterium and Lactobacillus Counts in the Gut Microbiota of Patients With Bipolar Disorder and Healthy Controls&lt;/title&gt;&lt;secondary-title&gt;Front Psychiatry&lt;/secondary-title&gt;&lt;/titles&gt;&lt;periodical&gt;&lt;full-title&gt;Front Psychiatry&lt;/full-title&gt;&lt;/periodical&gt;&lt;pages&gt;730&lt;/pages&gt;&lt;volume&gt;9&lt;/volume&gt;&lt;edition&gt;2019/02/05&lt;/edition&gt;&lt;keywords&gt;&lt;keyword&gt;Bifidobacterium&lt;/keyword&gt;&lt;keyword&gt;Lactobacillus&lt;/keyword&gt;&lt;keyword&gt;bipolar disorder&lt;/keyword&gt;&lt;keyword&gt;cortisol levels&lt;/keyword&gt;&lt;keyword&gt;stress response&lt;/keyword&gt;&lt;/keywords&gt;&lt;dates&gt;&lt;year&gt;2018&lt;/year&gt;&lt;/dates&gt;&lt;isbn&gt;1664-0640 (Print)&amp;#xD;1664-0640 (Linking)&lt;/isbn&gt;&lt;accession-num&gt;30713509&lt;/accession-num&gt;&lt;urls&gt;&lt;related-urls&gt;&lt;url&gt;https://www.ncbi.nlm.nih.gov/pubmed/30713509&lt;/url&gt;&lt;/related-urls&gt;&lt;/urls&gt;&lt;custom2&gt;PMC6346636&lt;/custom2&gt;&lt;electronic-resource-num&gt;10.3389/fpsyt.2018.00730&lt;/electronic-resource-num&gt;&lt;/record&gt;&lt;/Cite&gt;&lt;/EndNote&gt;</w:instrText>
      </w:r>
      <w:r w:rsidR="00031961" w:rsidRPr="007F3B3D">
        <w:rPr>
          <w:rFonts w:ascii="Times New Roman" w:hAnsi="Times New Roman" w:cs="Times New Roman"/>
          <w:sz w:val="24"/>
        </w:rPr>
        <w:fldChar w:fldCharType="separate"/>
      </w:r>
      <w:r w:rsidR="00334E86" w:rsidRPr="007F3B3D">
        <w:rPr>
          <w:rFonts w:ascii="Times New Roman" w:hAnsi="Times New Roman" w:cs="Times New Roman"/>
          <w:noProof/>
          <w:sz w:val="24"/>
        </w:rPr>
        <w:t>(Aizawa et al., 2018)</w:t>
      </w:r>
      <w:r w:rsidR="00031961" w:rsidRPr="007F3B3D">
        <w:rPr>
          <w:rFonts w:ascii="Times New Roman" w:hAnsi="Times New Roman" w:cs="Times New Roman"/>
          <w:sz w:val="24"/>
        </w:rPr>
        <w:fldChar w:fldCharType="end"/>
      </w:r>
      <w:r w:rsidR="002D6DD9">
        <w:rPr>
          <w:rFonts w:ascii="Times New Roman" w:hAnsi="Times New Roman" w:cs="Times New Roman"/>
          <w:sz w:val="24"/>
        </w:rPr>
        <w:t>,</w:t>
      </w:r>
      <w:r w:rsidR="00031961" w:rsidRPr="007F3B3D">
        <w:rPr>
          <w:rFonts w:ascii="Times New Roman" w:hAnsi="Times New Roman" w:cs="Times New Roman"/>
          <w:sz w:val="24"/>
        </w:rPr>
        <w:t xml:space="preserve"> </w:t>
      </w:r>
      <w:r w:rsidR="002D6DD9">
        <w:rPr>
          <w:rFonts w:ascii="Times New Roman" w:hAnsi="Times New Roman" w:cs="Times New Roman"/>
          <w:sz w:val="24"/>
        </w:rPr>
        <w:t xml:space="preserve">and </w:t>
      </w:r>
      <w:proofErr w:type="spellStart"/>
      <w:r w:rsidR="002D6DD9">
        <w:rPr>
          <w:rFonts w:ascii="Times New Roman" w:hAnsi="Times New Roman" w:cs="Times New Roman"/>
          <w:i/>
          <w:sz w:val="24"/>
        </w:rPr>
        <w:t>b</w:t>
      </w:r>
      <w:r w:rsidR="00031961" w:rsidRPr="007F3B3D">
        <w:rPr>
          <w:rFonts w:ascii="Times New Roman" w:hAnsi="Times New Roman" w:cs="Times New Roman"/>
          <w:i/>
          <w:sz w:val="24"/>
        </w:rPr>
        <w:t>ifidobacterium</w:t>
      </w:r>
      <w:proofErr w:type="spellEnd"/>
      <w:r w:rsidR="00163834" w:rsidRPr="007F3B3D">
        <w:rPr>
          <w:rFonts w:ascii="Times New Roman" w:hAnsi="Times New Roman" w:cs="Times New Roman"/>
          <w:sz w:val="24"/>
        </w:rPr>
        <w:t xml:space="preserve"> strains</w:t>
      </w:r>
      <w:r w:rsidR="00031961" w:rsidRPr="007F3B3D">
        <w:rPr>
          <w:rFonts w:ascii="Times New Roman" w:hAnsi="Times New Roman" w:cs="Times New Roman"/>
          <w:sz w:val="24"/>
        </w:rPr>
        <w:t xml:space="preserve"> </w:t>
      </w:r>
      <w:r w:rsidR="000B74ED">
        <w:rPr>
          <w:rFonts w:ascii="Times New Roman" w:hAnsi="Times New Roman" w:cs="Times New Roman"/>
          <w:sz w:val="24"/>
        </w:rPr>
        <w:t>might be</w:t>
      </w:r>
      <w:r w:rsidR="00251457" w:rsidRPr="007F3B3D">
        <w:rPr>
          <w:rFonts w:ascii="Times New Roman" w:hAnsi="Times New Roman" w:cs="Times New Roman"/>
          <w:sz w:val="24"/>
        </w:rPr>
        <w:t xml:space="preserve"> able to influence</w:t>
      </w:r>
      <w:r w:rsidR="005A7DAB" w:rsidRPr="007F3B3D">
        <w:rPr>
          <w:rFonts w:ascii="Times New Roman" w:hAnsi="Times New Roman" w:cs="Times New Roman"/>
          <w:sz w:val="24"/>
        </w:rPr>
        <w:t xml:space="preserve"> human emotions like depression, reduce painful feeling, and alter brain activity during stress </w:t>
      </w:r>
      <w:r w:rsidR="005A7DAB" w:rsidRPr="007F3B3D">
        <w:rPr>
          <w:rFonts w:ascii="Times New Roman" w:hAnsi="Times New Roman" w:cs="Times New Roman"/>
          <w:sz w:val="24"/>
        </w:rPr>
        <w:fldChar w:fldCharType="begin">
          <w:fldData xml:space="preserve">PEVuZE5vdGU+PENpdGU+PEF1dGhvcj5EZXNib25uZXQ8L0F1dGhvcj48WWVhcj4yMDEwPC9ZZWFy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==
</w:fldData>
        </w:fldChar>
      </w:r>
      <w:r w:rsidR="00334E86" w:rsidRPr="007F3B3D">
        <w:rPr>
          <w:rFonts w:ascii="Times New Roman" w:hAnsi="Times New Roman" w:cs="Times New Roman"/>
          <w:sz w:val="24"/>
        </w:rPr>
        <w:instrText xml:space="preserve"> ADDIN EN.CITE </w:instrText>
      </w:r>
      <w:r w:rsidR="00334E86" w:rsidRPr="007F3B3D">
        <w:rPr>
          <w:rFonts w:ascii="Times New Roman" w:hAnsi="Times New Roman" w:cs="Times New Roman"/>
          <w:sz w:val="24"/>
        </w:rPr>
        <w:fldChar w:fldCharType="begin">
          <w:fldData xml:space="preserve">PEVuZE5vdGU+PENpdGU+PEF1dGhvcj5EZXNib25uZXQ8L0F1dGhvcj48WWVhcj4yMDEwPC9ZZWFy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==
</w:fldData>
        </w:fldChar>
      </w:r>
      <w:r w:rsidR="00334E86" w:rsidRPr="007F3B3D">
        <w:rPr>
          <w:rFonts w:ascii="Times New Roman" w:hAnsi="Times New Roman" w:cs="Times New Roman"/>
          <w:sz w:val="24"/>
        </w:rPr>
        <w:instrText xml:space="preserve"> ADDIN EN.CITE.DATA </w:instrText>
      </w:r>
      <w:r w:rsidR="00334E86" w:rsidRPr="007F3B3D">
        <w:rPr>
          <w:rFonts w:ascii="Times New Roman" w:hAnsi="Times New Roman" w:cs="Times New Roman"/>
          <w:sz w:val="24"/>
        </w:rPr>
      </w:r>
      <w:r w:rsidR="00334E86" w:rsidRPr="007F3B3D">
        <w:rPr>
          <w:rFonts w:ascii="Times New Roman" w:hAnsi="Times New Roman" w:cs="Times New Roman"/>
          <w:sz w:val="24"/>
        </w:rPr>
        <w:fldChar w:fldCharType="end"/>
      </w:r>
      <w:r w:rsidR="005A7DAB" w:rsidRPr="007F3B3D">
        <w:rPr>
          <w:rFonts w:ascii="Times New Roman" w:hAnsi="Times New Roman" w:cs="Times New Roman"/>
          <w:sz w:val="24"/>
        </w:rPr>
      </w:r>
      <w:r w:rsidR="005A7DAB" w:rsidRPr="007F3B3D">
        <w:rPr>
          <w:rFonts w:ascii="Times New Roman" w:hAnsi="Times New Roman" w:cs="Times New Roman"/>
          <w:sz w:val="24"/>
        </w:rPr>
        <w:fldChar w:fldCharType="separate"/>
      </w:r>
      <w:r w:rsidR="00334E86" w:rsidRPr="007F3B3D">
        <w:rPr>
          <w:rFonts w:ascii="Times New Roman" w:hAnsi="Times New Roman" w:cs="Times New Roman"/>
          <w:noProof/>
          <w:sz w:val="24"/>
        </w:rPr>
        <w:t>(Cryan &amp; Dinan, 2012; Desbonnet et al., 2010; McKernan, Fitzgerald, Dinan, &amp; Cryan, 2010; Schmidt, 2015; Tillisch et al., 2012)</w:t>
      </w:r>
      <w:r w:rsidR="005A7DAB" w:rsidRPr="007F3B3D">
        <w:rPr>
          <w:rFonts w:ascii="Times New Roman" w:hAnsi="Times New Roman" w:cs="Times New Roman"/>
          <w:sz w:val="24"/>
        </w:rPr>
        <w:fldChar w:fldCharType="end"/>
      </w:r>
      <w:r w:rsidR="005A7DAB" w:rsidRPr="007F3B3D">
        <w:rPr>
          <w:rFonts w:ascii="Times New Roman" w:hAnsi="Times New Roman" w:cs="Times New Roman"/>
          <w:sz w:val="24"/>
        </w:rPr>
        <w:t xml:space="preserve">. </w:t>
      </w:r>
      <w:r>
        <w:rPr>
          <w:rFonts w:ascii="Times New Roman" w:hAnsi="Times New Roman" w:cs="Times New Roman"/>
          <w:sz w:val="24"/>
        </w:rPr>
        <w:t>Numerous</w:t>
      </w:r>
      <w:r w:rsidR="00F20C0C" w:rsidRPr="007F3B3D">
        <w:rPr>
          <w:rFonts w:ascii="Times New Roman" w:hAnsi="Times New Roman" w:cs="Times New Roman"/>
          <w:sz w:val="24"/>
        </w:rPr>
        <w:t xml:space="preserve"> studies have been conducted to explore gut microbiota </w:t>
      </w:r>
      <w:r w:rsidR="00783329">
        <w:rPr>
          <w:rFonts w:ascii="Times New Roman" w:hAnsi="Times New Roman" w:cs="Times New Roman"/>
          <w:sz w:val="24"/>
        </w:rPr>
        <w:t xml:space="preserve">composition </w:t>
      </w:r>
      <w:r w:rsidR="00F20C0C" w:rsidRPr="007F3B3D">
        <w:rPr>
          <w:rFonts w:ascii="Times New Roman" w:hAnsi="Times New Roman" w:cs="Times New Roman"/>
          <w:sz w:val="24"/>
        </w:rPr>
        <w:t xml:space="preserve">responding to specific </w:t>
      </w:r>
      <w:r w:rsidR="00783329">
        <w:rPr>
          <w:rFonts w:ascii="Times New Roman" w:hAnsi="Times New Roman" w:cs="Times New Roman"/>
          <w:sz w:val="24"/>
        </w:rPr>
        <w:t>conditions</w:t>
      </w:r>
      <w:r w:rsidR="00783329" w:rsidRPr="007F3B3D">
        <w:rPr>
          <w:rFonts w:ascii="Times New Roman" w:hAnsi="Times New Roman" w:cs="Times New Roman"/>
          <w:sz w:val="24"/>
        </w:rPr>
        <w:t xml:space="preserve"> </w:t>
      </w:r>
      <w:r>
        <w:rPr>
          <w:rFonts w:ascii="Times New Roman" w:hAnsi="Times New Roman" w:cs="Times New Roman"/>
          <w:sz w:val="24"/>
        </w:rPr>
        <w:t xml:space="preserve">such as </w:t>
      </w:r>
      <w:r w:rsidR="00870F65" w:rsidRPr="007F3B3D">
        <w:rPr>
          <w:rFonts w:ascii="Times New Roman" w:hAnsi="Times New Roman" w:cs="Times New Roman"/>
          <w:sz w:val="24"/>
        </w:rPr>
        <w:t>high fat diet</w:t>
      </w:r>
      <w:r w:rsidR="000B74ED">
        <w:rPr>
          <w:rFonts w:ascii="Times New Roman" w:hAnsi="Times New Roman" w:cs="Times New Roman"/>
          <w:sz w:val="24"/>
        </w:rPr>
        <w:t xml:space="preserve"> or</w:t>
      </w:r>
      <w:r w:rsidR="00870F65" w:rsidRPr="007F3B3D">
        <w:rPr>
          <w:rFonts w:ascii="Times New Roman" w:hAnsi="Times New Roman" w:cs="Times New Roman"/>
          <w:sz w:val="24"/>
        </w:rPr>
        <w:t xml:space="preserve"> </w:t>
      </w:r>
      <w:r w:rsidR="00F20C0C" w:rsidRPr="007F3B3D">
        <w:rPr>
          <w:rFonts w:ascii="Times New Roman" w:hAnsi="Times New Roman" w:cs="Times New Roman"/>
          <w:sz w:val="24"/>
        </w:rPr>
        <w:t>inflammatory bowel disease</w:t>
      </w:r>
      <w:r w:rsidR="00F00B1A" w:rsidRPr="007F3B3D">
        <w:rPr>
          <w:rFonts w:ascii="Times New Roman" w:hAnsi="Times New Roman" w:cs="Times New Roman"/>
          <w:sz w:val="24"/>
        </w:rPr>
        <w:t xml:space="preserve"> </w:t>
      </w:r>
      <w:r w:rsidR="00F00B1A" w:rsidRPr="007F3B3D">
        <w:rPr>
          <w:rFonts w:ascii="Times New Roman" w:hAnsi="Times New Roman" w:cs="Times New Roman"/>
          <w:sz w:val="24"/>
        </w:rPr>
        <w:fldChar w:fldCharType="begin">
          <w:fldData xml:space="preserve">PEVuZE5vdGU+PENpdGU+PEF1dGhvcj5DYW5pPC9BdXRob3I+PFllYXI+MjAwODwvWWVhcj48UmVj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</w:fldData>
        </w:fldChar>
      </w:r>
      <w:r w:rsidR="00334E86" w:rsidRPr="007F3B3D">
        <w:rPr>
          <w:rFonts w:ascii="Times New Roman" w:hAnsi="Times New Roman" w:cs="Times New Roman"/>
          <w:sz w:val="24"/>
        </w:rPr>
        <w:instrText xml:space="preserve"> ADDIN EN.CITE </w:instrText>
      </w:r>
      <w:r w:rsidR="00334E86" w:rsidRPr="007F3B3D">
        <w:rPr>
          <w:rFonts w:ascii="Times New Roman" w:hAnsi="Times New Roman" w:cs="Times New Roman"/>
          <w:sz w:val="24"/>
        </w:rPr>
        <w:fldChar w:fldCharType="begin">
          <w:fldData xml:space="preserve">PEVuZE5vdGU+PENpdGU+PEF1dGhvcj5DYW5pPC9BdXRob3I+PFllYXI+MjAwODwvWWVhcj48UmVj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</w:fldData>
        </w:fldChar>
      </w:r>
      <w:r w:rsidR="00334E86" w:rsidRPr="007F3B3D">
        <w:rPr>
          <w:rFonts w:ascii="Times New Roman" w:hAnsi="Times New Roman" w:cs="Times New Roman"/>
          <w:sz w:val="24"/>
        </w:rPr>
        <w:instrText xml:space="preserve"> ADDIN EN.CITE.DATA </w:instrText>
      </w:r>
      <w:r w:rsidR="00334E86" w:rsidRPr="007F3B3D">
        <w:rPr>
          <w:rFonts w:ascii="Times New Roman" w:hAnsi="Times New Roman" w:cs="Times New Roman"/>
          <w:sz w:val="24"/>
        </w:rPr>
      </w:r>
      <w:r w:rsidR="00334E86" w:rsidRPr="007F3B3D">
        <w:rPr>
          <w:rFonts w:ascii="Times New Roman" w:hAnsi="Times New Roman" w:cs="Times New Roman"/>
          <w:sz w:val="24"/>
        </w:rPr>
        <w:fldChar w:fldCharType="end"/>
      </w:r>
      <w:r w:rsidR="00F00B1A" w:rsidRPr="007F3B3D">
        <w:rPr>
          <w:rFonts w:ascii="Times New Roman" w:hAnsi="Times New Roman" w:cs="Times New Roman"/>
          <w:sz w:val="24"/>
        </w:rPr>
      </w:r>
      <w:r w:rsidR="00F00B1A" w:rsidRPr="007F3B3D">
        <w:rPr>
          <w:rFonts w:ascii="Times New Roman" w:hAnsi="Times New Roman" w:cs="Times New Roman"/>
          <w:sz w:val="24"/>
        </w:rPr>
        <w:fldChar w:fldCharType="separate"/>
      </w:r>
      <w:r w:rsidR="00334E86" w:rsidRPr="007F3B3D">
        <w:rPr>
          <w:rFonts w:ascii="Times New Roman" w:hAnsi="Times New Roman" w:cs="Times New Roman"/>
          <w:noProof/>
          <w:sz w:val="24"/>
        </w:rPr>
        <w:t>(Butel, 2014; Cani et al., 2008; Daniel et al., 2014; Eom, Kim, Choi, Sadowsky, &amp; Unno, 2018; Kim, Gu, Lee, Joh, &amp; Kim, 2012; Sekirov, Russell, Antunes, &amp; Finlay, 2010; Shim, 2013)</w:t>
      </w:r>
      <w:r w:rsidR="00F00B1A" w:rsidRPr="007F3B3D">
        <w:rPr>
          <w:rFonts w:ascii="Times New Roman" w:hAnsi="Times New Roman" w:cs="Times New Roman"/>
          <w:sz w:val="24"/>
        </w:rPr>
        <w:fldChar w:fldCharType="end"/>
      </w:r>
      <w:r w:rsidR="00F20C0C" w:rsidRPr="007F3B3D">
        <w:rPr>
          <w:rFonts w:ascii="Times New Roman" w:hAnsi="Times New Roman" w:cs="Times New Roman"/>
          <w:sz w:val="24"/>
        </w:rPr>
        <w:t xml:space="preserve">, </w:t>
      </w:r>
      <w:r>
        <w:rPr>
          <w:rFonts w:ascii="Times New Roman" w:hAnsi="Times New Roman" w:cs="Times New Roman"/>
          <w:sz w:val="24"/>
        </w:rPr>
        <w:t xml:space="preserve">however, some of </w:t>
      </w:r>
      <w:r w:rsidR="00F20C0C" w:rsidRPr="007F3B3D">
        <w:rPr>
          <w:rFonts w:ascii="Times New Roman" w:hAnsi="Times New Roman" w:cs="Times New Roman"/>
          <w:sz w:val="24"/>
        </w:rPr>
        <w:t xml:space="preserve">the </w:t>
      </w:r>
      <w:r>
        <w:rPr>
          <w:rFonts w:ascii="Times New Roman" w:hAnsi="Times New Roman" w:cs="Times New Roman"/>
          <w:sz w:val="24"/>
        </w:rPr>
        <w:t xml:space="preserve">basic </w:t>
      </w:r>
      <w:r w:rsidR="00F20C0C" w:rsidRPr="007F3B3D">
        <w:rPr>
          <w:rFonts w:ascii="Times New Roman" w:hAnsi="Times New Roman" w:cs="Times New Roman"/>
          <w:sz w:val="24"/>
        </w:rPr>
        <w:t xml:space="preserve">underlying </w:t>
      </w:r>
      <w:r>
        <w:rPr>
          <w:rFonts w:ascii="Times New Roman" w:hAnsi="Times New Roman" w:cs="Times New Roman"/>
          <w:sz w:val="24"/>
        </w:rPr>
        <w:t xml:space="preserve">molecular </w:t>
      </w:r>
      <w:r w:rsidR="00870F65" w:rsidRPr="007F3B3D">
        <w:rPr>
          <w:rFonts w:ascii="Times New Roman" w:hAnsi="Times New Roman" w:cs="Times New Roman"/>
          <w:sz w:val="24"/>
        </w:rPr>
        <w:t xml:space="preserve">mechanism of </w:t>
      </w:r>
      <w:r w:rsidR="002C5D12">
        <w:rPr>
          <w:rFonts w:ascii="Times New Roman" w:hAnsi="Times New Roman" w:cs="Times New Roman"/>
          <w:sz w:val="24"/>
        </w:rPr>
        <w:t xml:space="preserve">gut regulation by these bacteria </w:t>
      </w:r>
      <w:r w:rsidR="00870F65" w:rsidRPr="007F3B3D">
        <w:rPr>
          <w:rFonts w:ascii="Times New Roman" w:hAnsi="Times New Roman" w:cs="Times New Roman"/>
          <w:sz w:val="24"/>
        </w:rPr>
        <w:t xml:space="preserve">are poorly </w:t>
      </w:r>
      <w:r>
        <w:rPr>
          <w:rFonts w:ascii="Times New Roman" w:hAnsi="Times New Roman" w:cs="Times New Roman"/>
          <w:sz w:val="24"/>
        </w:rPr>
        <w:t>understood</w:t>
      </w:r>
      <w:r w:rsidR="00870F65" w:rsidRPr="007F3B3D">
        <w:rPr>
          <w:rFonts w:ascii="Times New Roman" w:hAnsi="Times New Roman" w:cs="Times New Roman"/>
          <w:sz w:val="24"/>
        </w:rPr>
        <w:t>.</w:t>
      </w:r>
      <w:r w:rsidR="000B74ED">
        <w:rPr>
          <w:rFonts w:ascii="Times New Roman" w:hAnsi="Times New Roman" w:cs="Times New Roman"/>
          <w:sz w:val="24"/>
        </w:rPr>
        <w:t xml:space="preserve"> </w:t>
      </w:r>
    </w:p>
    <w:p w14:paraId="5A05EFBE" w14:textId="77777777" w:rsidR="000B74ED" w:rsidRDefault="000B74ED" w:rsidP="006B5DF1">
      <w:pPr>
        <w:spacing w:line="360" w:lineRule="auto"/>
        <w:rPr>
          <w:rFonts w:ascii="Times New Roman" w:hAnsi="Times New Roman" w:cs="Times New Roman"/>
          <w:sz w:val="24"/>
        </w:rPr>
      </w:pPr>
    </w:p>
    <w:p w14:paraId="14E75557" w14:textId="21F8BB0D" w:rsidR="006F6B0F" w:rsidRPr="001D5779" w:rsidRDefault="000B74ED" w:rsidP="006B5DF1">
      <w:pPr>
        <w:spacing w:line="360" w:lineRule="auto"/>
        <w:rPr>
          <w:rFonts w:ascii="Times New Roman" w:hAnsi="Times New Roman" w:cs="Times New Roman"/>
          <w:sz w:val="24"/>
        </w:rPr>
      </w:pPr>
      <w:r>
        <w:rPr>
          <w:rFonts w:ascii="Times New Roman" w:hAnsi="Times New Roman" w:cs="Times New Roman"/>
          <w:sz w:val="24"/>
        </w:rPr>
        <w:t>Sy</w:t>
      </w:r>
      <w:r w:rsidR="004A4532" w:rsidRPr="001D5779">
        <w:rPr>
          <w:rFonts w:ascii="Times New Roman" w:hAnsi="Times New Roman" w:cs="Times New Roman"/>
          <w:sz w:val="24"/>
        </w:rPr>
        <w:t xml:space="preserve">stematic studies on </w:t>
      </w:r>
      <w:r w:rsidR="00921AF4" w:rsidRPr="001D5779">
        <w:rPr>
          <w:rFonts w:ascii="Times New Roman" w:hAnsi="Times New Roman" w:cs="Times New Roman"/>
          <w:sz w:val="24"/>
        </w:rPr>
        <w:t xml:space="preserve">the regulators of </w:t>
      </w:r>
      <w:r w:rsidR="004A4532" w:rsidRPr="001D5779">
        <w:rPr>
          <w:rFonts w:ascii="Times New Roman" w:hAnsi="Times New Roman" w:cs="Times New Roman"/>
          <w:sz w:val="24"/>
        </w:rPr>
        <w:t xml:space="preserve">gut microbiome have identified </w:t>
      </w:r>
      <w:r w:rsidR="00C62B79" w:rsidRPr="001D5779">
        <w:rPr>
          <w:rFonts w:ascii="Times New Roman" w:hAnsi="Times New Roman" w:cs="Times New Roman"/>
          <w:sz w:val="24"/>
        </w:rPr>
        <w:t xml:space="preserve">that </w:t>
      </w:r>
      <w:r w:rsidR="00E54D93" w:rsidRPr="001D5779">
        <w:rPr>
          <w:rFonts w:ascii="Times New Roman" w:hAnsi="Times New Roman" w:cs="Times New Roman"/>
          <w:sz w:val="24"/>
        </w:rPr>
        <w:t xml:space="preserve">diet </w:t>
      </w:r>
      <w:r w:rsidR="00C62B79" w:rsidRPr="001D5779">
        <w:rPr>
          <w:rFonts w:ascii="Times New Roman" w:hAnsi="Times New Roman" w:cs="Times New Roman"/>
          <w:sz w:val="24"/>
        </w:rPr>
        <w:t xml:space="preserve">and </w:t>
      </w:r>
      <w:r w:rsidR="006A0213" w:rsidRPr="001D5779">
        <w:rPr>
          <w:rFonts w:ascii="Times New Roman" w:hAnsi="Times New Roman" w:cs="Times New Roman"/>
          <w:sz w:val="24"/>
        </w:rPr>
        <w:t xml:space="preserve">host </w:t>
      </w:r>
      <w:r w:rsidR="00C62B79" w:rsidRPr="001D5779">
        <w:rPr>
          <w:rFonts w:ascii="Times New Roman" w:hAnsi="Times New Roman" w:cs="Times New Roman"/>
          <w:sz w:val="24"/>
        </w:rPr>
        <w:t xml:space="preserve">genotype </w:t>
      </w:r>
      <w:r w:rsidR="00921AF4" w:rsidRPr="001D5779">
        <w:rPr>
          <w:rFonts w:ascii="Times New Roman" w:hAnsi="Times New Roman" w:cs="Times New Roman"/>
          <w:sz w:val="24"/>
        </w:rPr>
        <w:t xml:space="preserve">play important role in </w:t>
      </w:r>
      <w:r w:rsidR="00C62B79" w:rsidRPr="001D5779">
        <w:rPr>
          <w:rFonts w:ascii="Times New Roman" w:hAnsi="Times New Roman" w:cs="Times New Roman"/>
          <w:sz w:val="24"/>
        </w:rPr>
        <w:t xml:space="preserve">host-diet-microbiome interaction. For instance, </w:t>
      </w:r>
      <w:r w:rsidR="00F27013" w:rsidRPr="001D5779">
        <w:rPr>
          <w:rFonts w:ascii="Times New Roman" w:hAnsi="Times New Roman" w:cs="Times New Roman"/>
          <w:sz w:val="24"/>
        </w:rPr>
        <w:t>a rapid and consistent dietary response</w:t>
      </w:r>
      <w:r w:rsidR="003E7346" w:rsidRPr="001D5779">
        <w:rPr>
          <w:rFonts w:ascii="Times New Roman" w:hAnsi="Times New Roman" w:cs="Times New Roman"/>
          <w:sz w:val="24"/>
        </w:rPr>
        <w:t xml:space="preserve"> to low fat/high-plant-poly</w:t>
      </w:r>
      <w:r w:rsidR="00EA5661" w:rsidRPr="001D5779">
        <w:rPr>
          <w:rFonts w:ascii="Times New Roman" w:hAnsi="Times New Roman" w:cs="Times New Roman"/>
          <w:sz w:val="24"/>
        </w:rPr>
        <w:t xml:space="preserve">saccharide, and high </w:t>
      </w:r>
      <w:r w:rsidR="003E7346" w:rsidRPr="001D5779">
        <w:rPr>
          <w:rFonts w:ascii="Times New Roman" w:hAnsi="Times New Roman" w:cs="Times New Roman"/>
          <w:sz w:val="24"/>
        </w:rPr>
        <w:t>fat</w:t>
      </w:r>
      <w:r w:rsidR="00EA5661" w:rsidRPr="001D5779">
        <w:rPr>
          <w:rFonts w:ascii="Times New Roman" w:hAnsi="Times New Roman" w:cs="Times New Roman"/>
          <w:sz w:val="24"/>
        </w:rPr>
        <w:t>/sugar</w:t>
      </w:r>
      <w:r w:rsidR="003E7346" w:rsidRPr="001D5779">
        <w:rPr>
          <w:rFonts w:ascii="Times New Roman" w:hAnsi="Times New Roman" w:cs="Times New Roman"/>
          <w:sz w:val="24"/>
        </w:rPr>
        <w:t xml:space="preserve"> diet</w:t>
      </w:r>
      <w:r w:rsidR="00212D44" w:rsidRPr="001D5779">
        <w:rPr>
          <w:rFonts w:ascii="Times New Roman" w:hAnsi="Times New Roman" w:cs="Times New Roman"/>
          <w:sz w:val="24"/>
        </w:rPr>
        <w:t xml:space="preserve"> on gene deficient mice</w:t>
      </w:r>
      <w:r w:rsidR="00F27013" w:rsidRPr="001D5779">
        <w:rPr>
          <w:rFonts w:ascii="Times New Roman" w:hAnsi="Times New Roman" w:cs="Times New Roman"/>
          <w:sz w:val="24"/>
        </w:rPr>
        <w:t xml:space="preserve"> </w:t>
      </w:r>
      <w:r w:rsidR="00EA5661" w:rsidRPr="001D5779">
        <w:rPr>
          <w:rFonts w:ascii="Times New Roman" w:hAnsi="Times New Roman" w:cs="Times New Roman"/>
          <w:sz w:val="24"/>
        </w:rPr>
        <w:t>has been reported</w:t>
      </w:r>
      <w:r w:rsidR="00921AF4" w:rsidRPr="001D5779">
        <w:rPr>
          <w:rFonts w:ascii="Times New Roman" w:hAnsi="Times New Roman" w:cs="Times New Roman"/>
          <w:sz w:val="24"/>
        </w:rPr>
        <w:t xml:space="preserve"> </w:t>
      </w:r>
      <w:r w:rsidR="00CF33EF">
        <w:rPr>
          <w:rFonts w:ascii="Times New Roman" w:hAnsi="Times New Roman" w:cs="Times New Roman"/>
          <w:sz w:val="24"/>
        </w:rPr>
        <w:t>to</w:t>
      </w:r>
      <w:r w:rsidR="007B419E">
        <w:rPr>
          <w:rFonts w:ascii="Times New Roman" w:hAnsi="Times New Roman" w:cs="Times New Roman"/>
          <w:sz w:val="24"/>
        </w:rPr>
        <w:t xml:space="preserve"> co</w:t>
      </w:r>
      <w:r w:rsidR="00B2451E">
        <w:rPr>
          <w:rFonts w:ascii="Times New Roman" w:hAnsi="Times New Roman" w:cs="Times New Roman"/>
          <w:sz w:val="24"/>
        </w:rPr>
        <w:t>-</w:t>
      </w:r>
      <w:proofErr w:type="spellStart"/>
      <w:r w:rsidR="007B419E">
        <w:rPr>
          <w:rFonts w:ascii="Times New Roman" w:hAnsi="Times New Roman" w:cs="Times New Roman"/>
          <w:sz w:val="24"/>
        </w:rPr>
        <w:t>occurre</w:t>
      </w:r>
      <w:proofErr w:type="spellEnd"/>
      <w:r w:rsidR="007B419E">
        <w:rPr>
          <w:rFonts w:ascii="Times New Roman" w:hAnsi="Times New Roman" w:cs="Times New Roman"/>
          <w:sz w:val="24"/>
        </w:rPr>
        <w:t xml:space="preserve"> with significant increase of</w:t>
      </w:r>
      <w:r w:rsidR="00EA5661" w:rsidRPr="001D5779">
        <w:rPr>
          <w:rFonts w:ascii="Times New Roman" w:hAnsi="Times New Roman" w:cs="Times New Roman"/>
          <w:sz w:val="24"/>
        </w:rPr>
        <w:t xml:space="preserve"> relative abundance of </w:t>
      </w:r>
      <w:proofErr w:type="spellStart"/>
      <w:r w:rsidR="00EA5661" w:rsidRPr="001D5779">
        <w:rPr>
          <w:rFonts w:ascii="Times New Roman" w:hAnsi="Times New Roman" w:cs="Times New Roman"/>
          <w:i/>
          <w:sz w:val="24"/>
        </w:rPr>
        <w:t>Firmicu</w:t>
      </w:r>
      <w:r w:rsidR="00337BD3">
        <w:rPr>
          <w:rFonts w:ascii="Times New Roman" w:hAnsi="Times New Roman" w:cs="Times New Roman"/>
          <w:i/>
          <w:sz w:val="24"/>
        </w:rPr>
        <w:t>t</w:t>
      </w:r>
      <w:r w:rsidR="00EA5661" w:rsidRPr="001D5779">
        <w:rPr>
          <w:rFonts w:ascii="Times New Roman" w:hAnsi="Times New Roman" w:cs="Times New Roman"/>
          <w:i/>
          <w:sz w:val="24"/>
        </w:rPr>
        <w:t>es</w:t>
      </w:r>
      <w:proofErr w:type="spellEnd"/>
      <w:r w:rsidR="00EA5661" w:rsidRPr="001D5779">
        <w:rPr>
          <w:rFonts w:ascii="Times New Roman" w:hAnsi="Times New Roman" w:cs="Times New Roman"/>
          <w:i/>
          <w:sz w:val="24"/>
        </w:rPr>
        <w:t xml:space="preserve"> </w:t>
      </w:r>
      <w:r w:rsidR="00EA5661" w:rsidRPr="001D5779">
        <w:rPr>
          <w:rFonts w:ascii="Times New Roman" w:hAnsi="Times New Roman" w:cs="Times New Roman"/>
          <w:sz w:val="24"/>
        </w:rPr>
        <w:t>(</w:t>
      </w:r>
      <w:proofErr w:type="spellStart"/>
      <w:r w:rsidR="00EA5661" w:rsidRPr="001D5779">
        <w:rPr>
          <w:rFonts w:ascii="Times New Roman" w:hAnsi="Times New Roman" w:cs="Times New Roman"/>
          <w:i/>
          <w:sz w:val="24"/>
        </w:rPr>
        <w:t>Clostridiales</w:t>
      </w:r>
      <w:proofErr w:type="spellEnd"/>
      <w:r w:rsidR="00EA5661" w:rsidRPr="001D5779">
        <w:rPr>
          <w:rFonts w:ascii="Times New Roman" w:hAnsi="Times New Roman" w:cs="Times New Roman"/>
          <w:i/>
          <w:sz w:val="24"/>
        </w:rPr>
        <w:t xml:space="preserve">, </w:t>
      </w:r>
      <w:proofErr w:type="spellStart"/>
      <w:r w:rsidR="00337BD3">
        <w:rPr>
          <w:rFonts w:ascii="Times New Roman" w:hAnsi="Times New Roman" w:cs="Times New Roman"/>
          <w:i/>
          <w:sz w:val="24"/>
        </w:rPr>
        <w:t>L</w:t>
      </w:r>
      <w:r w:rsidR="00EA5661" w:rsidRPr="001D5779">
        <w:rPr>
          <w:rFonts w:ascii="Times New Roman" w:hAnsi="Times New Roman" w:cs="Times New Roman"/>
          <w:i/>
          <w:sz w:val="24"/>
        </w:rPr>
        <w:t>actobacillales</w:t>
      </w:r>
      <w:proofErr w:type="spellEnd"/>
      <w:r w:rsidR="00EA5661" w:rsidRPr="001D5779">
        <w:rPr>
          <w:rFonts w:ascii="Times New Roman" w:hAnsi="Times New Roman" w:cs="Times New Roman"/>
          <w:i/>
          <w:sz w:val="24"/>
        </w:rPr>
        <w:t xml:space="preserve">, </w:t>
      </w:r>
      <w:proofErr w:type="spellStart"/>
      <w:r w:rsidR="00EA5661" w:rsidRPr="001D5779">
        <w:rPr>
          <w:rFonts w:ascii="Times New Roman" w:hAnsi="Times New Roman" w:cs="Times New Roman"/>
          <w:i/>
          <w:sz w:val="24"/>
        </w:rPr>
        <w:t>Turicibacterales</w:t>
      </w:r>
      <w:proofErr w:type="spellEnd"/>
      <w:r w:rsidR="00EA5661" w:rsidRPr="001D5779">
        <w:rPr>
          <w:rFonts w:ascii="Times New Roman" w:hAnsi="Times New Roman" w:cs="Times New Roman"/>
          <w:sz w:val="24"/>
        </w:rPr>
        <w:t>)</w:t>
      </w:r>
      <w:r w:rsidR="00C460CA">
        <w:rPr>
          <w:rFonts w:ascii="Times New Roman" w:hAnsi="Times New Roman" w:cs="Times New Roman"/>
          <w:sz w:val="24"/>
        </w:rPr>
        <w:t xml:space="preserve"> and</w:t>
      </w:r>
      <w:r w:rsidR="00EA5661" w:rsidRPr="001D5779">
        <w:rPr>
          <w:rFonts w:ascii="Times New Roman" w:hAnsi="Times New Roman" w:cs="Times New Roman"/>
          <w:sz w:val="24"/>
        </w:rPr>
        <w:t xml:space="preserve"> </w:t>
      </w:r>
      <w:proofErr w:type="spellStart"/>
      <w:r w:rsidR="00EA5661" w:rsidRPr="001D5779">
        <w:rPr>
          <w:rFonts w:ascii="Times New Roman" w:hAnsi="Times New Roman" w:cs="Times New Roman"/>
          <w:i/>
          <w:sz w:val="24"/>
        </w:rPr>
        <w:t>Verrucomicrobia</w:t>
      </w:r>
      <w:proofErr w:type="spellEnd"/>
      <w:r w:rsidR="00EA5661" w:rsidRPr="001D5779">
        <w:rPr>
          <w:rFonts w:ascii="Times New Roman" w:hAnsi="Times New Roman" w:cs="Times New Roman"/>
          <w:i/>
          <w:sz w:val="24"/>
        </w:rPr>
        <w:t xml:space="preserve"> </w:t>
      </w:r>
      <w:r w:rsidR="00EA5661" w:rsidRPr="001D5779">
        <w:rPr>
          <w:rFonts w:ascii="Times New Roman" w:hAnsi="Times New Roman" w:cs="Times New Roman"/>
          <w:sz w:val="24"/>
        </w:rPr>
        <w:t>(</w:t>
      </w:r>
      <w:proofErr w:type="spellStart"/>
      <w:r w:rsidR="00EA5661" w:rsidRPr="001D5779">
        <w:rPr>
          <w:rFonts w:ascii="Times New Roman" w:hAnsi="Times New Roman" w:cs="Times New Roman"/>
          <w:i/>
          <w:sz w:val="24"/>
        </w:rPr>
        <w:t>Verrucomicrobiales</w:t>
      </w:r>
      <w:proofErr w:type="spellEnd"/>
      <w:r w:rsidR="00EA5661" w:rsidRPr="001D5779">
        <w:rPr>
          <w:rFonts w:ascii="Times New Roman" w:hAnsi="Times New Roman" w:cs="Times New Roman"/>
          <w:sz w:val="24"/>
        </w:rPr>
        <w:t>)</w:t>
      </w:r>
      <w:r w:rsidR="007B419E" w:rsidRPr="007B419E">
        <w:rPr>
          <w:rFonts w:ascii="Times New Roman" w:hAnsi="Times New Roman" w:cs="Times New Roman"/>
          <w:sz w:val="24"/>
        </w:rPr>
        <w:t xml:space="preserve"> </w:t>
      </w:r>
      <w:r w:rsidR="007B419E" w:rsidRPr="001D5779">
        <w:rPr>
          <w:rFonts w:ascii="Times New Roman" w:hAnsi="Times New Roman" w:cs="Times New Roman"/>
          <w:sz w:val="24"/>
        </w:rPr>
        <w:fldChar w:fldCharType="begin"/>
      </w:r>
      <w:r w:rsidR="007B419E" w:rsidRPr="001D5779">
        <w:rPr>
          <w:rFonts w:ascii="Times New Roman" w:hAnsi="Times New Roman" w:cs="Times New Roman"/>
          <w:sz w:val="24"/>
        </w:rPr>
        <w:instrText xml:space="preserve"> ADDIN EN.CITE &lt;EndNote&gt;&lt;Cite&gt;&lt;Author&gt;Carmody&lt;/Author&gt;&lt;Year&gt;2015&lt;/Year&gt;&lt;RecNum&gt;3778&lt;/RecNum&gt;&lt;DisplayText&gt;(Carmody et al., 2015)&lt;/DisplayText&gt;&lt;record&gt;&lt;rec-number&gt;3778&lt;/rec-number&gt;&lt;foreign-keys&gt;&lt;key app="EN" db-id="fwxserzzkt2tfxe5r50pa00x9ww5a525xvxr" timestamp="1580313393"&gt;3778&lt;/key&gt;&lt;/foreign-keys&gt;&lt;ref-type name="Journal Article"&gt;17&lt;/ref-type&gt;&lt;contributors&gt;&lt;authors&gt;&lt;author&gt;Carmody, R. N.&lt;/author&gt;&lt;author&gt;Gerber, G. K.&lt;/author&gt;&lt;author&gt;Luevano, J. M.&lt;/author&gt;&lt;author&gt;Gatti, D. M.&lt;/author&gt;&lt;author&gt;Somes, L.&lt;/author&gt;&lt;author&gt;Svenson, K. L.&lt;/author&gt;&lt;author&gt;Turnbaugh, P. J.&lt;/author&gt;&lt;/authors&gt;&lt;/contributors&gt;&lt;auth-address&gt;Harvard Univ, FAS Ctr Syst Biol, Cambridge, MA 02138 USA&amp;#xD;Univ Calif San Francisco, Dept Microbiol &amp;amp; Immunol, Hooper Fdn, San Francisco, CA 94143 USA&amp;#xD;Harvard Univ, Brigham &amp;amp; Womens Hosp, Dept Pathol, Ctr Clin &amp;amp; Translat Metagenom, Boston, MA 02115 USA&amp;#xD;Jackson Lab, Bar Harbor, ME 04609 USA&lt;/auth-address&gt;&lt;titles&gt;&lt;title&gt;Diet Dominates Host Genotype in Shaping the Murine Gut Microbiota&lt;/title&gt;&lt;secondary-title&gt;Cell Host &amp;amp; Microbe&lt;/secondary-title&gt;&lt;alt-title&gt;Cell Host Microbe&lt;/alt-title&gt;&lt;/titles&gt;&lt;alt-periodical&gt;&lt;full-title&gt;Cell Host Microbe&lt;/full-title&gt;&lt;/alt-periodical&gt;&lt;pages&gt;72-84&lt;/pages&gt;&lt;volume&gt;17&lt;/volume&gt;&lt;number&gt;1&lt;/number&gt;&lt;keywords&gt;&lt;keyword&gt;high-fat&lt;/keyword&gt;&lt;keyword&gt;mice&lt;/keyword&gt;&lt;keyword&gt;hysteresis&lt;/keyword&gt;&lt;keyword&gt;inflammation&lt;/keyword&gt;&lt;keyword&gt;population&lt;/keyword&gt;&lt;keyword&gt;discovery&lt;/keyword&gt;&lt;keyword&gt;ecology&lt;/keyword&gt;&lt;keyword&gt;obesity&lt;/keyword&gt;&lt;keyword&gt;humans&lt;/keyword&gt;&lt;/keywords&gt;&lt;dates&gt;&lt;year&gt;2015&lt;/year&gt;&lt;pub-dates&gt;&lt;date&gt;Jan 14&lt;/date&gt;&lt;/pub-dates&gt;&lt;/dates&gt;&lt;isbn&gt;1931-3128&lt;/isbn&gt;&lt;accession-num&gt;WOS:000348030100011&lt;/accession-num&gt;&lt;urls&gt;&lt;related-urls&gt;&lt;url&gt;&amp;lt;Go to ISI&amp;gt;://WOS:000348030100011&lt;/url&gt;&lt;/related-urls&gt;&lt;/urls&gt;&lt;electronic-resource-num&gt;10.1016/j.chom.2014.11.010&lt;/electronic-resource-num&gt;&lt;language&gt;English&lt;/language&gt;&lt;/record&gt;&lt;/Cite&gt;&lt;/EndNote&gt;</w:instrText>
      </w:r>
      <w:r w:rsidR="007B419E" w:rsidRPr="001D5779">
        <w:rPr>
          <w:rFonts w:ascii="Times New Roman" w:hAnsi="Times New Roman" w:cs="Times New Roman"/>
          <w:sz w:val="24"/>
        </w:rPr>
        <w:fldChar w:fldCharType="separate"/>
      </w:r>
      <w:r w:rsidR="007B419E" w:rsidRPr="001D5779">
        <w:rPr>
          <w:rFonts w:ascii="Times New Roman" w:hAnsi="Times New Roman" w:cs="Times New Roman"/>
          <w:noProof/>
          <w:sz w:val="24"/>
        </w:rPr>
        <w:t>(Carmody et al., 2015)</w:t>
      </w:r>
      <w:r w:rsidR="007B419E" w:rsidRPr="001D5779">
        <w:rPr>
          <w:rFonts w:ascii="Times New Roman" w:hAnsi="Times New Roman" w:cs="Times New Roman"/>
          <w:sz w:val="24"/>
        </w:rPr>
        <w:fldChar w:fldCharType="end"/>
      </w:r>
      <w:r w:rsidR="00921AF4" w:rsidRPr="001D5779">
        <w:rPr>
          <w:rFonts w:ascii="Times New Roman" w:hAnsi="Times New Roman" w:cs="Times New Roman"/>
          <w:sz w:val="24"/>
        </w:rPr>
        <w:t>. In contrast</w:t>
      </w:r>
      <w:r w:rsidR="00C460CA">
        <w:rPr>
          <w:rFonts w:ascii="Times New Roman" w:hAnsi="Times New Roman" w:cs="Times New Roman"/>
          <w:sz w:val="24"/>
        </w:rPr>
        <w:t>,</w:t>
      </w:r>
      <w:r w:rsidR="00921AF4" w:rsidRPr="001D5779">
        <w:rPr>
          <w:rFonts w:ascii="Times New Roman" w:hAnsi="Times New Roman" w:cs="Times New Roman"/>
          <w:sz w:val="24"/>
        </w:rPr>
        <w:t xml:space="preserve"> </w:t>
      </w:r>
      <w:proofErr w:type="spellStart"/>
      <w:r w:rsidR="00EA5661" w:rsidRPr="001D5779">
        <w:rPr>
          <w:rFonts w:ascii="Times New Roman" w:hAnsi="Times New Roman" w:cs="Times New Roman"/>
          <w:i/>
          <w:sz w:val="24"/>
        </w:rPr>
        <w:t>Bacterioidetes</w:t>
      </w:r>
      <w:proofErr w:type="spellEnd"/>
      <w:r w:rsidR="00EA5661" w:rsidRPr="001D5779">
        <w:rPr>
          <w:rFonts w:ascii="Times New Roman" w:hAnsi="Times New Roman" w:cs="Times New Roman"/>
          <w:sz w:val="24"/>
        </w:rPr>
        <w:t xml:space="preserve"> (</w:t>
      </w:r>
      <w:proofErr w:type="spellStart"/>
      <w:r w:rsidR="00EA5661" w:rsidRPr="001D5779">
        <w:rPr>
          <w:rFonts w:ascii="Times New Roman" w:hAnsi="Times New Roman" w:cs="Times New Roman"/>
          <w:i/>
          <w:sz w:val="24"/>
        </w:rPr>
        <w:t>Bacteroidales</w:t>
      </w:r>
      <w:proofErr w:type="spellEnd"/>
      <w:r w:rsidR="00EA5661" w:rsidRPr="001D5779">
        <w:rPr>
          <w:rFonts w:ascii="Times New Roman" w:hAnsi="Times New Roman" w:cs="Times New Roman"/>
          <w:sz w:val="24"/>
        </w:rPr>
        <w:t>) significantly decreased in high-fat/sugar diet group.</w:t>
      </w:r>
      <w:r w:rsidR="00337BD3">
        <w:rPr>
          <w:rFonts w:ascii="Times New Roman" w:hAnsi="Times New Roman" w:cs="Times New Roman"/>
          <w:sz w:val="24"/>
        </w:rPr>
        <w:t xml:space="preserve"> </w:t>
      </w:r>
      <w:r w:rsidR="00C460CA">
        <w:rPr>
          <w:rFonts w:ascii="Times New Roman" w:hAnsi="Times New Roman" w:cs="Times New Roman"/>
          <w:sz w:val="24"/>
        </w:rPr>
        <w:t>Ad</w:t>
      </w:r>
      <w:r w:rsidR="00337BD3">
        <w:rPr>
          <w:rFonts w:ascii="Times New Roman" w:hAnsi="Times New Roman" w:cs="Times New Roman"/>
          <w:sz w:val="24"/>
        </w:rPr>
        <w:t>d</w:t>
      </w:r>
      <w:r w:rsidR="00C460CA">
        <w:rPr>
          <w:rFonts w:ascii="Times New Roman" w:hAnsi="Times New Roman" w:cs="Times New Roman"/>
          <w:sz w:val="24"/>
        </w:rPr>
        <w:t>itionally</w:t>
      </w:r>
      <w:r w:rsidR="00D62B9D" w:rsidRPr="001D5779">
        <w:rPr>
          <w:rFonts w:ascii="Times New Roman" w:hAnsi="Times New Roman" w:cs="Times New Roman"/>
          <w:sz w:val="24"/>
        </w:rPr>
        <w:t xml:space="preserve">, </w:t>
      </w:r>
      <w:proofErr w:type="spellStart"/>
      <w:r w:rsidR="00D62B9D" w:rsidRPr="001D5779">
        <w:rPr>
          <w:rFonts w:ascii="Times New Roman" w:hAnsi="Times New Roman" w:cs="Times New Roman"/>
          <w:i/>
          <w:sz w:val="24"/>
        </w:rPr>
        <w:t>Clostridiales</w:t>
      </w:r>
      <w:proofErr w:type="spellEnd"/>
      <w:r w:rsidR="00F83429" w:rsidRPr="001D5779">
        <w:rPr>
          <w:rFonts w:ascii="Times New Roman" w:hAnsi="Times New Roman" w:cs="Times New Roman"/>
          <w:sz w:val="24"/>
        </w:rPr>
        <w:t xml:space="preserve"> and </w:t>
      </w:r>
      <w:proofErr w:type="spellStart"/>
      <w:r w:rsidR="00F83429" w:rsidRPr="001D5779">
        <w:rPr>
          <w:rFonts w:ascii="Times New Roman" w:hAnsi="Times New Roman" w:cs="Times New Roman"/>
          <w:i/>
          <w:sz w:val="24"/>
        </w:rPr>
        <w:t>Bacterioidales</w:t>
      </w:r>
      <w:proofErr w:type="spellEnd"/>
      <w:r w:rsidR="00F83429" w:rsidRPr="001D5779">
        <w:rPr>
          <w:rFonts w:ascii="Times New Roman" w:hAnsi="Times New Roman" w:cs="Times New Roman"/>
          <w:sz w:val="24"/>
        </w:rPr>
        <w:t xml:space="preserve"> significantly altered </w:t>
      </w:r>
      <w:r w:rsidR="00C460CA">
        <w:rPr>
          <w:rFonts w:ascii="Times New Roman" w:hAnsi="Times New Roman" w:cs="Times New Roman"/>
          <w:sz w:val="24"/>
        </w:rPr>
        <w:t xml:space="preserve">composition of </w:t>
      </w:r>
      <w:r w:rsidR="00F83429" w:rsidRPr="001D5779">
        <w:rPr>
          <w:rFonts w:ascii="Times New Roman" w:hAnsi="Times New Roman" w:cs="Times New Roman"/>
          <w:sz w:val="24"/>
        </w:rPr>
        <w:t>bacterial orders during the dietary shift between low fat/high-plant-polysaccharide diet and high fat/sugar diet.</w:t>
      </w:r>
      <w:r w:rsidR="00620278" w:rsidRPr="001D5779">
        <w:rPr>
          <w:rFonts w:ascii="Times New Roman" w:hAnsi="Times New Roman" w:cs="Times New Roman"/>
          <w:sz w:val="24"/>
        </w:rPr>
        <w:t xml:space="preserve"> </w:t>
      </w:r>
      <w:r w:rsidR="00921AF4" w:rsidRPr="001D5779">
        <w:rPr>
          <w:rFonts w:ascii="Times New Roman" w:hAnsi="Times New Roman" w:cs="Times New Roman"/>
          <w:sz w:val="24"/>
        </w:rPr>
        <w:t xml:space="preserve">Utilizing </w:t>
      </w:r>
      <w:r w:rsidR="00620278" w:rsidRPr="001D5779">
        <w:rPr>
          <w:rFonts w:ascii="Times New Roman" w:hAnsi="Times New Roman" w:cs="Times New Roman"/>
          <w:sz w:val="24"/>
        </w:rPr>
        <w:t xml:space="preserve">gnotobiotic mouse model with </w:t>
      </w:r>
      <w:r w:rsidR="00921AF4" w:rsidRPr="001D5779">
        <w:rPr>
          <w:rFonts w:ascii="Times New Roman" w:hAnsi="Times New Roman" w:cs="Times New Roman"/>
          <w:sz w:val="24"/>
        </w:rPr>
        <w:t xml:space="preserve">transplantation of </w:t>
      </w:r>
      <w:r w:rsidR="00620278" w:rsidRPr="001D5779">
        <w:rPr>
          <w:rFonts w:ascii="Times New Roman" w:hAnsi="Times New Roman" w:cs="Times New Roman"/>
          <w:sz w:val="24"/>
        </w:rPr>
        <w:t>health</w:t>
      </w:r>
      <w:r w:rsidR="00921AF4" w:rsidRPr="001D5779">
        <w:rPr>
          <w:rFonts w:ascii="Times New Roman" w:hAnsi="Times New Roman" w:cs="Times New Roman"/>
          <w:sz w:val="24"/>
        </w:rPr>
        <w:t>y</w:t>
      </w:r>
      <w:r w:rsidR="00620278" w:rsidRPr="001D5779">
        <w:rPr>
          <w:rFonts w:ascii="Times New Roman" w:hAnsi="Times New Roman" w:cs="Times New Roman"/>
          <w:sz w:val="24"/>
        </w:rPr>
        <w:t xml:space="preserve"> human fecal sample, the low fat/high-plant-polysaccharide diet</w:t>
      </w:r>
      <w:r w:rsidR="003815F2" w:rsidRPr="001D5779">
        <w:rPr>
          <w:rFonts w:ascii="Times New Roman" w:hAnsi="Times New Roman" w:cs="Times New Roman"/>
          <w:sz w:val="24"/>
        </w:rPr>
        <w:t xml:space="preserve"> </w:t>
      </w:r>
      <w:r w:rsidR="00C460CA" w:rsidRPr="001D5779">
        <w:rPr>
          <w:rFonts w:ascii="Times New Roman" w:hAnsi="Times New Roman" w:cs="Times New Roman"/>
          <w:sz w:val="24"/>
        </w:rPr>
        <w:t>decrease</w:t>
      </w:r>
      <w:r w:rsidR="00C460CA">
        <w:rPr>
          <w:rFonts w:ascii="Times New Roman" w:hAnsi="Times New Roman" w:cs="Times New Roman"/>
          <w:sz w:val="24"/>
        </w:rPr>
        <w:t>d</w:t>
      </w:r>
      <w:r w:rsidR="00C460CA" w:rsidRPr="001D5779">
        <w:rPr>
          <w:rFonts w:ascii="Times New Roman" w:hAnsi="Times New Roman" w:cs="Times New Roman"/>
          <w:sz w:val="24"/>
        </w:rPr>
        <w:t xml:space="preserve"> </w:t>
      </w:r>
      <w:r w:rsidR="003815F2" w:rsidRPr="001D5779">
        <w:rPr>
          <w:rFonts w:ascii="Times New Roman" w:hAnsi="Times New Roman" w:cs="Times New Roman"/>
          <w:sz w:val="24"/>
        </w:rPr>
        <w:t xml:space="preserve">the relative abundance of </w:t>
      </w:r>
      <w:proofErr w:type="spellStart"/>
      <w:r w:rsidR="003815F2" w:rsidRPr="001D5779">
        <w:rPr>
          <w:rFonts w:ascii="Times New Roman" w:hAnsi="Times New Roman" w:cs="Times New Roman"/>
          <w:i/>
          <w:sz w:val="24"/>
        </w:rPr>
        <w:t>Firmicutes</w:t>
      </w:r>
      <w:proofErr w:type="spellEnd"/>
      <w:r w:rsidR="003815F2" w:rsidRPr="001D5779">
        <w:rPr>
          <w:rFonts w:ascii="Times New Roman" w:hAnsi="Times New Roman" w:cs="Times New Roman"/>
          <w:i/>
          <w:sz w:val="24"/>
        </w:rPr>
        <w:t xml:space="preserve"> </w:t>
      </w:r>
      <w:proofErr w:type="spellStart"/>
      <w:r w:rsidR="003815F2" w:rsidRPr="001D5779">
        <w:rPr>
          <w:rFonts w:ascii="Times New Roman" w:hAnsi="Times New Roman" w:cs="Times New Roman"/>
          <w:i/>
          <w:sz w:val="24"/>
        </w:rPr>
        <w:t>Erysipelotrichi</w:t>
      </w:r>
      <w:proofErr w:type="spellEnd"/>
      <w:r w:rsidR="003815F2" w:rsidRPr="001D5779">
        <w:rPr>
          <w:rFonts w:ascii="Times New Roman" w:hAnsi="Times New Roman" w:cs="Times New Roman"/>
          <w:sz w:val="24"/>
        </w:rPr>
        <w:t xml:space="preserve">, </w:t>
      </w:r>
      <w:proofErr w:type="spellStart"/>
      <w:r w:rsidR="003815F2" w:rsidRPr="001D5779">
        <w:rPr>
          <w:rFonts w:ascii="Times New Roman" w:hAnsi="Times New Roman" w:cs="Times New Roman"/>
          <w:i/>
          <w:sz w:val="24"/>
        </w:rPr>
        <w:t>Firmicutes</w:t>
      </w:r>
      <w:proofErr w:type="spellEnd"/>
      <w:r w:rsidR="003815F2" w:rsidRPr="001D5779">
        <w:rPr>
          <w:rFonts w:ascii="Times New Roman" w:hAnsi="Times New Roman" w:cs="Times New Roman"/>
          <w:i/>
          <w:sz w:val="24"/>
        </w:rPr>
        <w:t xml:space="preserve"> Bacilli</w:t>
      </w:r>
      <w:r w:rsidR="003815F2" w:rsidRPr="001D5779">
        <w:rPr>
          <w:rFonts w:ascii="Times New Roman" w:hAnsi="Times New Roman" w:cs="Times New Roman"/>
          <w:sz w:val="24"/>
        </w:rPr>
        <w:t xml:space="preserve">, and </w:t>
      </w:r>
      <w:r w:rsidR="00C460CA" w:rsidRPr="001D5779">
        <w:rPr>
          <w:rFonts w:ascii="Times New Roman" w:hAnsi="Times New Roman" w:cs="Times New Roman"/>
          <w:sz w:val="24"/>
        </w:rPr>
        <w:t>increase</w:t>
      </w:r>
      <w:r w:rsidR="00C460CA">
        <w:rPr>
          <w:rFonts w:ascii="Times New Roman" w:hAnsi="Times New Roman" w:cs="Times New Roman"/>
          <w:sz w:val="24"/>
        </w:rPr>
        <w:t>d</w:t>
      </w:r>
      <w:r w:rsidR="00C460CA" w:rsidRPr="001D5779">
        <w:rPr>
          <w:rFonts w:ascii="Times New Roman" w:hAnsi="Times New Roman" w:cs="Times New Roman"/>
          <w:sz w:val="24"/>
        </w:rPr>
        <w:t xml:space="preserve"> </w:t>
      </w:r>
      <w:r w:rsidR="003815F2" w:rsidRPr="001D5779">
        <w:rPr>
          <w:rFonts w:ascii="Times New Roman" w:hAnsi="Times New Roman" w:cs="Times New Roman"/>
          <w:sz w:val="24"/>
        </w:rPr>
        <w:t xml:space="preserve">the relative abundance of </w:t>
      </w:r>
      <w:proofErr w:type="spellStart"/>
      <w:r w:rsidR="003815F2" w:rsidRPr="001D5779">
        <w:rPr>
          <w:rFonts w:ascii="Times New Roman" w:hAnsi="Times New Roman" w:cs="Times New Roman"/>
          <w:i/>
          <w:sz w:val="24"/>
        </w:rPr>
        <w:lastRenderedPageBreak/>
        <w:t>Bacteroidetes</w:t>
      </w:r>
      <w:proofErr w:type="spellEnd"/>
      <w:r w:rsidR="003815F2" w:rsidRPr="001D5779">
        <w:rPr>
          <w:rFonts w:ascii="Times New Roman" w:hAnsi="Times New Roman" w:cs="Times New Roman"/>
          <w:i/>
          <w:sz w:val="24"/>
        </w:rPr>
        <w:t xml:space="preserve"> </w:t>
      </w:r>
      <w:proofErr w:type="spellStart"/>
      <w:r w:rsidR="003815F2" w:rsidRPr="001D5779">
        <w:rPr>
          <w:rFonts w:ascii="Times New Roman" w:hAnsi="Times New Roman" w:cs="Times New Roman"/>
          <w:i/>
          <w:sz w:val="24"/>
        </w:rPr>
        <w:t>Bacteroidetes</w:t>
      </w:r>
      <w:proofErr w:type="spellEnd"/>
      <w:r w:rsidR="003815F2" w:rsidRPr="001D5779">
        <w:rPr>
          <w:rFonts w:ascii="Times New Roman" w:hAnsi="Times New Roman" w:cs="Times New Roman"/>
          <w:sz w:val="24"/>
        </w:rPr>
        <w:t xml:space="preserve"> compared with high fat/sugar Western diet.</w:t>
      </w:r>
      <w:r w:rsidR="00825BAC" w:rsidRPr="001D5779">
        <w:rPr>
          <w:rFonts w:ascii="Times New Roman" w:hAnsi="Times New Roman" w:cs="Times New Roman"/>
          <w:sz w:val="24"/>
        </w:rPr>
        <w:t xml:space="preserve"> </w:t>
      </w:r>
      <w:r w:rsidR="00020196" w:rsidRPr="001D5779">
        <w:rPr>
          <w:rFonts w:ascii="Times New Roman" w:hAnsi="Times New Roman" w:cs="Times New Roman"/>
          <w:sz w:val="24"/>
        </w:rPr>
        <w:t>Twenty-eight</w:t>
      </w:r>
      <w:r w:rsidR="00825BAC" w:rsidRPr="001D5779">
        <w:rPr>
          <w:rFonts w:ascii="Times New Roman" w:hAnsi="Times New Roman" w:cs="Times New Roman"/>
          <w:sz w:val="24"/>
        </w:rPr>
        <w:t xml:space="preserve"> </w:t>
      </w:r>
      <w:r w:rsidR="000E7E4F" w:rsidRPr="001D5779">
        <w:rPr>
          <w:rFonts w:ascii="Times New Roman" w:hAnsi="Times New Roman" w:cs="Times New Roman"/>
          <w:sz w:val="24"/>
        </w:rPr>
        <w:t>healthy</w:t>
      </w:r>
      <w:r w:rsidR="006673B0" w:rsidRPr="001D5779">
        <w:rPr>
          <w:rFonts w:ascii="Times New Roman" w:hAnsi="Times New Roman" w:cs="Times New Roman"/>
          <w:sz w:val="24"/>
        </w:rPr>
        <w:t xml:space="preserve"> </w:t>
      </w:r>
      <w:r w:rsidR="000E7E4F" w:rsidRPr="001D5779">
        <w:rPr>
          <w:rFonts w:ascii="Times New Roman" w:hAnsi="Times New Roman" w:cs="Times New Roman"/>
          <w:sz w:val="24"/>
        </w:rPr>
        <w:t xml:space="preserve">subjects </w:t>
      </w:r>
      <w:r w:rsidR="00825BAC" w:rsidRPr="001D5779">
        <w:rPr>
          <w:rFonts w:ascii="Times New Roman" w:hAnsi="Times New Roman" w:cs="Times New Roman"/>
          <w:sz w:val="24"/>
        </w:rPr>
        <w:t>we</w:t>
      </w:r>
      <w:r w:rsidR="000E7E4F" w:rsidRPr="001D5779">
        <w:rPr>
          <w:rFonts w:ascii="Times New Roman" w:hAnsi="Times New Roman" w:cs="Times New Roman"/>
          <w:sz w:val="24"/>
        </w:rPr>
        <w:t>re given 60 g of whole grain barley, brown rice or equal mixture of two ingredients every day for 4 weeks</w:t>
      </w:r>
      <w:r w:rsidR="00542462" w:rsidRPr="001D5779">
        <w:rPr>
          <w:rFonts w:ascii="Times New Roman" w:hAnsi="Times New Roman" w:cs="Times New Roman"/>
          <w:sz w:val="24"/>
        </w:rPr>
        <w:t xml:space="preserve"> </w:t>
      </w:r>
      <w:r w:rsidR="000E7E4F" w:rsidRPr="001D5779">
        <w:rPr>
          <w:rFonts w:ascii="Times New Roman" w:hAnsi="Times New Roman" w:cs="Times New Roman"/>
          <w:sz w:val="24"/>
        </w:rPr>
        <w:fldChar w:fldCharType="begin">
          <w:fldData xml:space="preserve">PEVuZE5vdGU+PENpdGU+PEF1dGhvcj5NYXJ0aW5lejwvQXV0aG9yPjxZZWFyPjIwMTM8L1llYXI+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</w:fldData>
        </w:fldChar>
      </w:r>
      <w:r w:rsidR="00334E86" w:rsidRPr="001D5779">
        <w:rPr>
          <w:rFonts w:ascii="Times New Roman" w:hAnsi="Times New Roman" w:cs="Times New Roman"/>
          <w:sz w:val="24"/>
        </w:rPr>
        <w:instrText xml:space="preserve"> ADDIN EN.CITE </w:instrText>
      </w:r>
      <w:r w:rsidR="00334E86" w:rsidRPr="001D5779">
        <w:rPr>
          <w:rFonts w:ascii="Times New Roman" w:hAnsi="Times New Roman" w:cs="Times New Roman"/>
          <w:sz w:val="24"/>
        </w:rPr>
        <w:fldChar w:fldCharType="begin">
          <w:fldData xml:space="preserve">PEVuZE5vdGU+PENpdGU+PEF1dGhvcj5NYXJ0aW5lejwvQXV0aG9yPjxZZWFyPjIwMTM8L1llYXI+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</w:fldData>
        </w:fldChar>
      </w:r>
      <w:r w:rsidR="00334E86" w:rsidRPr="001D5779">
        <w:rPr>
          <w:rFonts w:ascii="Times New Roman" w:hAnsi="Times New Roman" w:cs="Times New Roman"/>
          <w:sz w:val="24"/>
        </w:rPr>
        <w:instrText xml:space="preserve"> ADDIN EN.CITE.DATA </w:instrText>
      </w:r>
      <w:r w:rsidR="00334E86" w:rsidRPr="001D5779">
        <w:rPr>
          <w:rFonts w:ascii="Times New Roman" w:hAnsi="Times New Roman" w:cs="Times New Roman"/>
          <w:sz w:val="24"/>
        </w:rPr>
      </w:r>
      <w:r w:rsidR="00334E86" w:rsidRPr="001D5779">
        <w:rPr>
          <w:rFonts w:ascii="Times New Roman" w:hAnsi="Times New Roman" w:cs="Times New Roman"/>
          <w:sz w:val="24"/>
        </w:rPr>
        <w:fldChar w:fldCharType="end"/>
      </w:r>
      <w:r w:rsidR="000E7E4F" w:rsidRPr="001D5779">
        <w:rPr>
          <w:rFonts w:ascii="Times New Roman" w:hAnsi="Times New Roman" w:cs="Times New Roman"/>
          <w:sz w:val="24"/>
        </w:rPr>
      </w:r>
      <w:r w:rsidR="000E7E4F" w:rsidRPr="001D5779">
        <w:rPr>
          <w:rFonts w:ascii="Times New Roman" w:hAnsi="Times New Roman" w:cs="Times New Roman"/>
          <w:sz w:val="24"/>
        </w:rPr>
        <w:fldChar w:fldCharType="separate"/>
      </w:r>
      <w:r w:rsidR="00334E86" w:rsidRPr="001D5779">
        <w:rPr>
          <w:rFonts w:ascii="Times New Roman" w:hAnsi="Times New Roman" w:cs="Times New Roman"/>
          <w:noProof/>
          <w:sz w:val="24"/>
        </w:rPr>
        <w:t>(Martinez et al., 2013)</w:t>
      </w:r>
      <w:r w:rsidR="000E7E4F" w:rsidRPr="001D5779">
        <w:rPr>
          <w:rFonts w:ascii="Times New Roman" w:hAnsi="Times New Roman" w:cs="Times New Roman"/>
          <w:sz w:val="24"/>
        </w:rPr>
        <w:fldChar w:fldCharType="end"/>
      </w:r>
      <w:r w:rsidR="000E7E4F" w:rsidRPr="001D5779">
        <w:rPr>
          <w:rFonts w:ascii="Times New Roman" w:hAnsi="Times New Roman" w:cs="Times New Roman"/>
          <w:sz w:val="24"/>
        </w:rPr>
        <w:t xml:space="preserve">. </w:t>
      </w:r>
      <w:r w:rsidR="00791BF6" w:rsidRPr="001D5779">
        <w:rPr>
          <w:rFonts w:ascii="Times New Roman" w:hAnsi="Times New Roman" w:cs="Times New Roman"/>
          <w:sz w:val="24"/>
        </w:rPr>
        <w:t>All three whole grain diets</w:t>
      </w:r>
      <w:r w:rsidR="00F813B5" w:rsidRPr="001D5779">
        <w:rPr>
          <w:rFonts w:ascii="Times New Roman" w:hAnsi="Times New Roman" w:cs="Times New Roman"/>
          <w:sz w:val="24"/>
        </w:rPr>
        <w:t xml:space="preserve"> significantly increased the gut bacterial diversity</w:t>
      </w:r>
      <w:r w:rsidR="002E343B" w:rsidRPr="001D5779">
        <w:rPr>
          <w:rFonts w:ascii="Times New Roman" w:hAnsi="Times New Roman" w:cs="Times New Roman"/>
          <w:sz w:val="24"/>
        </w:rPr>
        <w:t xml:space="preserve"> (Shannon’s and Simpson’s </w:t>
      </w:r>
      <w:r w:rsidR="00020196" w:rsidRPr="001D5779">
        <w:rPr>
          <w:rFonts w:ascii="Times New Roman" w:hAnsi="Times New Roman" w:cs="Times New Roman"/>
          <w:sz w:val="24"/>
        </w:rPr>
        <w:t>indi</w:t>
      </w:r>
      <w:r w:rsidR="00020196">
        <w:rPr>
          <w:rFonts w:ascii="Times New Roman" w:hAnsi="Times New Roman" w:cs="Times New Roman"/>
          <w:sz w:val="24"/>
        </w:rPr>
        <w:t>ces</w:t>
      </w:r>
      <w:r w:rsidR="002E343B" w:rsidRPr="001D5779">
        <w:rPr>
          <w:rFonts w:ascii="Times New Roman" w:hAnsi="Times New Roman" w:cs="Times New Roman"/>
          <w:sz w:val="24"/>
        </w:rPr>
        <w:t xml:space="preserve">), and the proportion of phylum </w:t>
      </w:r>
      <w:r w:rsidR="002E343B" w:rsidRPr="001D5779">
        <w:rPr>
          <w:rFonts w:ascii="Times New Roman" w:hAnsi="Times New Roman" w:cs="Times New Roman"/>
          <w:i/>
          <w:sz w:val="24"/>
        </w:rPr>
        <w:t>Firmicutes</w:t>
      </w:r>
      <w:r w:rsidR="002E343B" w:rsidRPr="001D5779">
        <w:rPr>
          <w:rFonts w:ascii="Times New Roman" w:hAnsi="Times New Roman" w:cs="Times New Roman"/>
          <w:sz w:val="24"/>
        </w:rPr>
        <w:t xml:space="preserve">, </w:t>
      </w:r>
      <w:r w:rsidR="00825BAC" w:rsidRPr="001D5779">
        <w:rPr>
          <w:rFonts w:ascii="Times New Roman" w:hAnsi="Times New Roman" w:cs="Times New Roman"/>
          <w:sz w:val="24"/>
        </w:rPr>
        <w:t xml:space="preserve">while </w:t>
      </w:r>
      <w:r w:rsidR="002E343B" w:rsidRPr="001D5779">
        <w:rPr>
          <w:rFonts w:ascii="Times New Roman" w:hAnsi="Times New Roman" w:cs="Times New Roman"/>
          <w:sz w:val="24"/>
        </w:rPr>
        <w:t>decreas</w:t>
      </w:r>
      <w:r w:rsidR="00825BAC" w:rsidRPr="001D5779">
        <w:rPr>
          <w:rFonts w:ascii="Times New Roman" w:hAnsi="Times New Roman" w:cs="Times New Roman"/>
          <w:sz w:val="24"/>
        </w:rPr>
        <w:t>es</w:t>
      </w:r>
      <w:r w:rsidR="002E343B" w:rsidRPr="001D5779">
        <w:rPr>
          <w:rFonts w:ascii="Times New Roman" w:hAnsi="Times New Roman" w:cs="Times New Roman"/>
          <w:sz w:val="24"/>
        </w:rPr>
        <w:t xml:space="preserve"> the proportion of phylum </w:t>
      </w:r>
      <w:proofErr w:type="spellStart"/>
      <w:r w:rsidR="002E343B" w:rsidRPr="001D5779">
        <w:rPr>
          <w:rFonts w:ascii="Times New Roman" w:hAnsi="Times New Roman" w:cs="Times New Roman"/>
          <w:i/>
          <w:sz w:val="24"/>
        </w:rPr>
        <w:t>Bacterioidetes</w:t>
      </w:r>
      <w:proofErr w:type="spellEnd"/>
      <w:r w:rsidR="00791BF6" w:rsidRPr="001D5779">
        <w:rPr>
          <w:rFonts w:ascii="Times New Roman" w:hAnsi="Times New Roman" w:cs="Times New Roman"/>
          <w:sz w:val="24"/>
        </w:rPr>
        <w:t xml:space="preserve">. </w:t>
      </w:r>
      <w:r w:rsidR="00825BAC" w:rsidRPr="001D5779">
        <w:rPr>
          <w:rFonts w:ascii="Times New Roman" w:hAnsi="Times New Roman" w:cs="Times New Roman"/>
          <w:sz w:val="24"/>
        </w:rPr>
        <w:t>At the i</w:t>
      </w:r>
      <w:r w:rsidR="00791BF6" w:rsidRPr="001D5779">
        <w:rPr>
          <w:rFonts w:ascii="Times New Roman" w:hAnsi="Times New Roman" w:cs="Times New Roman"/>
          <w:sz w:val="24"/>
        </w:rPr>
        <w:t>ndividual</w:t>
      </w:r>
      <w:r w:rsidR="00825BAC" w:rsidRPr="001D5779">
        <w:rPr>
          <w:rFonts w:ascii="Times New Roman" w:hAnsi="Times New Roman" w:cs="Times New Roman"/>
          <w:sz w:val="24"/>
        </w:rPr>
        <w:t xml:space="preserve"> level</w:t>
      </w:r>
      <w:r w:rsidR="00791BF6" w:rsidRPr="001D5779">
        <w:rPr>
          <w:rFonts w:ascii="Times New Roman" w:hAnsi="Times New Roman" w:cs="Times New Roman"/>
          <w:sz w:val="24"/>
        </w:rPr>
        <w:t xml:space="preserve">, genus </w:t>
      </w:r>
      <w:proofErr w:type="spellStart"/>
      <w:r w:rsidR="00791BF6" w:rsidRPr="001D5779">
        <w:rPr>
          <w:rFonts w:ascii="Times New Roman" w:hAnsi="Times New Roman" w:cs="Times New Roman"/>
          <w:i/>
          <w:sz w:val="24"/>
        </w:rPr>
        <w:t>Bacerioides</w:t>
      </w:r>
      <w:proofErr w:type="spellEnd"/>
      <w:r w:rsidR="00791BF6" w:rsidRPr="001D5779">
        <w:rPr>
          <w:rFonts w:ascii="Times New Roman" w:hAnsi="Times New Roman" w:cs="Times New Roman"/>
          <w:sz w:val="24"/>
        </w:rPr>
        <w:t xml:space="preserve"> </w:t>
      </w:r>
      <w:r w:rsidR="00C460CA">
        <w:rPr>
          <w:rFonts w:ascii="Times New Roman" w:hAnsi="Times New Roman" w:cs="Times New Roman"/>
          <w:sz w:val="24"/>
        </w:rPr>
        <w:t>were</w:t>
      </w:r>
      <w:r w:rsidR="00C460CA" w:rsidRPr="001D5779">
        <w:rPr>
          <w:rFonts w:ascii="Times New Roman" w:hAnsi="Times New Roman" w:cs="Times New Roman"/>
          <w:sz w:val="24"/>
        </w:rPr>
        <w:t xml:space="preserve"> </w:t>
      </w:r>
      <w:r w:rsidR="00791BF6" w:rsidRPr="001D5779">
        <w:rPr>
          <w:rFonts w:ascii="Times New Roman" w:hAnsi="Times New Roman" w:cs="Times New Roman"/>
          <w:sz w:val="24"/>
        </w:rPr>
        <w:t>significantly decreased by whole barley and brown rice mix</w:t>
      </w:r>
      <w:r w:rsidR="006C479C" w:rsidRPr="001D5779">
        <w:rPr>
          <w:rFonts w:ascii="Times New Roman" w:hAnsi="Times New Roman" w:cs="Times New Roman"/>
          <w:sz w:val="24"/>
        </w:rPr>
        <w:t xml:space="preserve"> </w:t>
      </w:r>
      <w:r w:rsidR="00337BD3" w:rsidRPr="001D5779">
        <w:rPr>
          <w:rFonts w:ascii="Times New Roman" w:hAnsi="Times New Roman" w:cs="Times New Roman"/>
          <w:sz w:val="24"/>
        </w:rPr>
        <w:t>diet but</w:t>
      </w:r>
      <w:r w:rsidR="00791BF6" w:rsidRPr="001D5779">
        <w:rPr>
          <w:rFonts w:ascii="Times New Roman" w:hAnsi="Times New Roman" w:cs="Times New Roman"/>
          <w:sz w:val="24"/>
        </w:rPr>
        <w:t xml:space="preserve"> </w:t>
      </w:r>
      <w:r w:rsidR="00C460CA">
        <w:rPr>
          <w:rFonts w:ascii="Times New Roman" w:hAnsi="Times New Roman" w:cs="Times New Roman"/>
          <w:sz w:val="24"/>
        </w:rPr>
        <w:t xml:space="preserve">were </w:t>
      </w:r>
      <w:r w:rsidR="00791BF6" w:rsidRPr="001D5779">
        <w:rPr>
          <w:rFonts w:ascii="Times New Roman" w:hAnsi="Times New Roman" w:cs="Times New Roman"/>
          <w:sz w:val="24"/>
        </w:rPr>
        <w:t xml:space="preserve">not </w:t>
      </w:r>
      <w:r w:rsidR="00825BAC" w:rsidRPr="001D5779">
        <w:rPr>
          <w:rFonts w:ascii="Times New Roman" w:hAnsi="Times New Roman" w:cs="Times New Roman"/>
          <w:sz w:val="24"/>
        </w:rPr>
        <w:t xml:space="preserve">affected </w:t>
      </w:r>
      <w:r w:rsidR="00791BF6" w:rsidRPr="001D5779">
        <w:rPr>
          <w:rFonts w:ascii="Times New Roman" w:hAnsi="Times New Roman" w:cs="Times New Roman"/>
          <w:sz w:val="24"/>
        </w:rPr>
        <w:t xml:space="preserve">by either of </w:t>
      </w:r>
      <w:r w:rsidR="00825BAC" w:rsidRPr="001D5779">
        <w:rPr>
          <w:rFonts w:ascii="Times New Roman" w:hAnsi="Times New Roman" w:cs="Times New Roman"/>
          <w:sz w:val="24"/>
        </w:rPr>
        <w:t xml:space="preserve">the </w:t>
      </w:r>
      <w:r w:rsidR="00791BF6" w:rsidRPr="001D5779">
        <w:rPr>
          <w:rFonts w:ascii="Times New Roman" w:hAnsi="Times New Roman" w:cs="Times New Roman"/>
          <w:sz w:val="24"/>
        </w:rPr>
        <w:t xml:space="preserve">single </w:t>
      </w:r>
      <w:r w:rsidR="006C479C" w:rsidRPr="001D5779">
        <w:rPr>
          <w:rFonts w:ascii="Times New Roman" w:hAnsi="Times New Roman" w:cs="Times New Roman"/>
          <w:sz w:val="24"/>
        </w:rPr>
        <w:t xml:space="preserve">ingredient </w:t>
      </w:r>
      <w:r w:rsidR="00791BF6" w:rsidRPr="001D5779">
        <w:rPr>
          <w:rFonts w:ascii="Times New Roman" w:hAnsi="Times New Roman" w:cs="Times New Roman"/>
          <w:sz w:val="24"/>
        </w:rPr>
        <w:t xml:space="preserve">diet. In addition, genus </w:t>
      </w:r>
      <w:proofErr w:type="spellStart"/>
      <w:r w:rsidR="00791BF6" w:rsidRPr="001D5779">
        <w:rPr>
          <w:rFonts w:ascii="Times New Roman" w:hAnsi="Times New Roman" w:cs="Times New Roman"/>
          <w:i/>
          <w:sz w:val="24"/>
        </w:rPr>
        <w:t>Roseburia</w:t>
      </w:r>
      <w:proofErr w:type="spellEnd"/>
      <w:r w:rsidR="00791BF6" w:rsidRPr="001D5779">
        <w:rPr>
          <w:rFonts w:ascii="Times New Roman" w:hAnsi="Times New Roman" w:cs="Times New Roman"/>
          <w:sz w:val="24"/>
        </w:rPr>
        <w:t xml:space="preserve">, </w:t>
      </w:r>
      <w:r w:rsidR="00791BF6" w:rsidRPr="001D5779">
        <w:rPr>
          <w:rFonts w:ascii="Times New Roman" w:hAnsi="Times New Roman" w:cs="Times New Roman"/>
          <w:i/>
          <w:sz w:val="24"/>
        </w:rPr>
        <w:t>Bifidobacterium</w:t>
      </w:r>
      <w:r w:rsidR="00791BF6" w:rsidRPr="001D5779">
        <w:rPr>
          <w:rFonts w:ascii="Times New Roman" w:hAnsi="Times New Roman" w:cs="Times New Roman"/>
          <w:sz w:val="24"/>
        </w:rPr>
        <w:t xml:space="preserve">, </w:t>
      </w:r>
      <w:proofErr w:type="spellStart"/>
      <w:r w:rsidR="00791BF6" w:rsidRPr="001D5779">
        <w:rPr>
          <w:rFonts w:ascii="Times New Roman" w:hAnsi="Times New Roman" w:cs="Times New Roman"/>
          <w:i/>
          <w:sz w:val="24"/>
        </w:rPr>
        <w:t>Dialister</w:t>
      </w:r>
      <w:proofErr w:type="spellEnd"/>
      <w:r w:rsidR="00791BF6" w:rsidRPr="001D5779">
        <w:rPr>
          <w:rFonts w:ascii="Times New Roman" w:hAnsi="Times New Roman" w:cs="Times New Roman"/>
          <w:sz w:val="24"/>
        </w:rPr>
        <w:t xml:space="preserve"> and </w:t>
      </w:r>
      <w:proofErr w:type="spellStart"/>
      <w:r w:rsidR="00791BF6" w:rsidRPr="001D5779">
        <w:rPr>
          <w:rFonts w:ascii="Times New Roman" w:hAnsi="Times New Roman" w:cs="Times New Roman"/>
          <w:i/>
          <w:sz w:val="24"/>
        </w:rPr>
        <w:t>Odoribacter</w:t>
      </w:r>
      <w:proofErr w:type="spellEnd"/>
      <w:r w:rsidR="00791BF6" w:rsidRPr="001D5779">
        <w:rPr>
          <w:rFonts w:ascii="Times New Roman" w:hAnsi="Times New Roman" w:cs="Times New Roman"/>
          <w:sz w:val="24"/>
        </w:rPr>
        <w:t xml:space="preserve"> </w:t>
      </w:r>
      <w:r w:rsidR="00C460CA">
        <w:rPr>
          <w:rFonts w:ascii="Times New Roman" w:hAnsi="Times New Roman" w:cs="Times New Roman"/>
          <w:sz w:val="24"/>
        </w:rPr>
        <w:t>were</w:t>
      </w:r>
      <w:r w:rsidR="006C479C" w:rsidRPr="001D5779">
        <w:rPr>
          <w:rFonts w:ascii="Times New Roman" w:hAnsi="Times New Roman" w:cs="Times New Roman"/>
          <w:sz w:val="24"/>
        </w:rPr>
        <w:t xml:space="preserve"> significantly altered only by whole grain barley diet, and genus </w:t>
      </w:r>
      <w:proofErr w:type="spellStart"/>
      <w:r w:rsidR="006C479C" w:rsidRPr="001D5779">
        <w:rPr>
          <w:rFonts w:ascii="Times New Roman" w:hAnsi="Times New Roman" w:cs="Times New Roman"/>
          <w:i/>
          <w:sz w:val="24"/>
        </w:rPr>
        <w:t>Blautia</w:t>
      </w:r>
      <w:proofErr w:type="spellEnd"/>
      <w:r w:rsidR="006C479C" w:rsidRPr="001D5779">
        <w:rPr>
          <w:rFonts w:ascii="Times New Roman" w:hAnsi="Times New Roman" w:cs="Times New Roman"/>
          <w:sz w:val="24"/>
        </w:rPr>
        <w:t xml:space="preserve"> by both</w:t>
      </w:r>
      <w:r w:rsidR="00C460CA">
        <w:rPr>
          <w:rFonts w:ascii="Times New Roman" w:hAnsi="Times New Roman" w:cs="Times New Roman"/>
          <w:sz w:val="24"/>
        </w:rPr>
        <w:t>,</w:t>
      </w:r>
      <w:r w:rsidR="006C479C" w:rsidRPr="001D5779">
        <w:rPr>
          <w:rFonts w:ascii="Times New Roman" w:hAnsi="Times New Roman" w:cs="Times New Roman"/>
          <w:sz w:val="24"/>
        </w:rPr>
        <w:t xml:space="preserve"> mix diet and whole grain barley diet.</w:t>
      </w:r>
      <w:r w:rsidR="0037265C" w:rsidRPr="001D5779">
        <w:rPr>
          <w:rFonts w:ascii="Times New Roman" w:hAnsi="Times New Roman" w:cs="Times New Roman"/>
          <w:sz w:val="24"/>
        </w:rPr>
        <w:t xml:space="preserve"> </w:t>
      </w:r>
    </w:p>
    <w:p w14:paraId="622D86A1" w14:textId="77777777" w:rsidR="00D33D28" w:rsidRPr="007F3B3D" w:rsidRDefault="00D33D28" w:rsidP="006B5DF1">
      <w:pPr>
        <w:spacing w:line="360" w:lineRule="auto"/>
        <w:rPr>
          <w:rFonts w:ascii="Times New Roman" w:hAnsi="Times New Roman" w:cs="Times New Roman"/>
          <w:sz w:val="24"/>
        </w:rPr>
      </w:pPr>
    </w:p>
    <w:p w14:paraId="5F9394B1" w14:textId="77777777" w:rsidR="00BE0478" w:rsidRDefault="003209EC" w:rsidP="006B5DF1">
      <w:pPr>
        <w:spacing w:line="360" w:lineRule="auto"/>
        <w:rPr>
          <w:rFonts w:ascii="Times New Roman" w:hAnsi="Times New Roman" w:cs="Times New Roman"/>
          <w:sz w:val="24"/>
        </w:rPr>
      </w:pPr>
      <w:r w:rsidRPr="007F3B3D">
        <w:rPr>
          <w:rFonts w:ascii="Times New Roman" w:hAnsi="Times New Roman" w:cs="Times New Roman"/>
          <w:sz w:val="24"/>
        </w:rPr>
        <w:t>Host genot</w:t>
      </w:r>
      <w:r w:rsidR="004020A8" w:rsidRPr="007F3B3D">
        <w:rPr>
          <w:rFonts w:ascii="Times New Roman" w:hAnsi="Times New Roman" w:cs="Times New Roman"/>
          <w:sz w:val="24"/>
        </w:rPr>
        <w:t xml:space="preserve">ype </w:t>
      </w:r>
      <w:r w:rsidR="00027924">
        <w:rPr>
          <w:rFonts w:ascii="Times New Roman" w:hAnsi="Times New Roman" w:cs="Times New Roman"/>
          <w:sz w:val="24"/>
        </w:rPr>
        <w:t xml:space="preserve">may </w:t>
      </w:r>
      <w:r w:rsidR="00F87EAE">
        <w:rPr>
          <w:rFonts w:ascii="Times New Roman" w:hAnsi="Times New Roman" w:cs="Times New Roman"/>
          <w:sz w:val="24"/>
        </w:rPr>
        <w:t xml:space="preserve">also </w:t>
      </w:r>
      <w:r w:rsidR="003B617A" w:rsidRPr="007F3B3D">
        <w:rPr>
          <w:rFonts w:ascii="Times New Roman" w:hAnsi="Times New Roman" w:cs="Times New Roman"/>
          <w:sz w:val="24"/>
        </w:rPr>
        <w:t xml:space="preserve">influence </w:t>
      </w:r>
      <w:r w:rsidR="00F87EAE">
        <w:rPr>
          <w:rFonts w:ascii="Times New Roman" w:hAnsi="Times New Roman" w:cs="Times New Roman"/>
          <w:sz w:val="24"/>
        </w:rPr>
        <w:t xml:space="preserve">the </w:t>
      </w:r>
      <w:r w:rsidR="003B617A" w:rsidRPr="007F3B3D">
        <w:rPr>
          <w:rFonts w:ascii="Times New Roman" w:hAnsi="Times New Roman" w:cs="Times New Roman"/>
          <w:sz w:val="24"/>
        </w:rPr>
        <w:t>human</w:t>
      </w:r>
      <w:r w:rsidR="006F6B0F" w:rsidRPr="007F3B3D">
        <w:rPr>
          <w:rFonts w:ascii="Times New Roman" w:hAnsi="Times New Roman" w:cs="Times New Roman"/>
          <w:sz w:val="24"/>
        </w:rPr>
        <w:t xml:space="preserve"> </w:t>
      </w:r>
      <w:r w:rsidR="003B617A" w:rsidRPr="007F3B3D">
        <w:rPr>
          <w:rFonts w:ascii="Times New Roman" w:hAnsi="Times New Roman" w:cs="Times New Roman"/>
          <w:sz w:val="24"/>
        </w:rPr>
        <w:t>gut microbiota</w:t>
      </w:r>
      <w:r w:rsidR="006F6B0F" w:rsidRPr="007F3B3D">
        <w:rPr>
          <w:rFonts w:ascii="Times New Roman" w:hAnsi="Times New Roman" w:cs="Times New Roman"/>
          <w:sz w:val="24"/>
        </w:rPr>
        <w:t xml:space="preserve">, however </w:t>
      </w:r>
      <w:r w:rsidR="00027924">
        <w:rPr>
          <w:rFonts w:ascii="Times New Roman" w:hAnsi="Times New Roman" w:cs="Times New Roman"/>
          <w:sz w:val="24"/>
        </w:rPr>
        <w:t xml:space="preserve">there may be </w:t>
      </w:r>
      <w:r w:rsidR="00B572AB" w:rsidRPr="007F3B3D">
        <w:rPr>
          <w:rFonts w:ascii="Times New Roman" w:hAnsi="Times New Roman" w:cs="Times New Roman"/>
          <w:sz w:val="24"/>
        </w:rPr>
        <w:t xml:space="preserve">some controversial opinions </w:t>
      </w:r>
      <w:r w:rsidR="00027924">
        <w:rPr>
          <w:rFonts w:ascii="Times New Roman" w:hAnsi="Times New Roman" w:cs="Times New Roman"/>
          <w:sz w:val="24"/>
        </w:rPr>
        <w:t xml:space="preserve">regarding </w:t>
      </w:r>
      <w:r w:rsidR="00D00955" w:rsidRPr="007F3B3D">
        <w:rPr>
          <w:rFonts w:ascii="Times New Roman" w:hAnsi="Times New Roman" w:cs="Times New Roman"/>
          <w:sz w:val="24"/>
        </w:rPr>
        <w:t xml:space="preserve">its </w:t>
      </w:r>
      <w:r w:rsidR="00027924">
        <w:rPr>
          <w:rFonts w:ascii="Times New Roman" w:hAnsi="Times New Roman" w:cs="Times New Roman"/>
          <w:sz w:val="24"/>
        </w:rPr>
        <w:t>con</w:t>
      </w:r>
      <w:r w:rsidR="00B572AB" w:rsidRPr="007F3B3D">
        <w:rPr>
          <w:rFonts w:ascii="Times New Roman" w:hAnsi="Times New Roman" w:cs="Times New Roman"/>
          <w:sz w:val="24"/>
        </w:rPr>
        <w:t>tribution d</w:t>
      </w:r>
      <w:r w:rsidR="006F6B0F" w:rsidRPr="007F3B3D">
        <w:rPr>
          <w:rFonts w:ascii="Times New Roman" w:hAnsi="Times New Roman" w:cs="Times New Roman"/>
          <w:sz w:val="24"/>
        </w:rPr>
        <w:t>ue to</w:t>
      </w:r>
      <w:r w:rsidR="003B617A" w:rsidRPr="007F3B3D">
        <w:rPr>
          <w:rFonts w:ascii="Times New Roman" w:hAnsi="Times New Roman" w:cs="Times New Roman"/>
          <w:sz w:val="24"/>
        </w:rPr>
        <w:t xml:space="preserve"> </w:t>
      </w:r>
      <w:r w:rsidR="00027924">
        <w:rPr>
          <w:rFonts w:ascii="Times New Roman" w:hAnsi="Times New Roman" w:cs="Times New Roman"/>
          <w:sz w:val="24"/>
        </w:rPr>
        <w:t xml:space="preserve">the potential confounding </w:t>
      </w:r>
      <w:r w:rsidR="006F6B0F" w:rsidRPr="007F3B3D">
        <w:rPr>
          <w:rFonts w:ascii="Times New Roman" w:hAnsi="Times New Roman" w:cs="Times New Roman"/>
          <w:sz w:val="24"/>
        </w:rPr>
        <w:t>factor</w:t>
      </w:r>
      <w:r w:rsidR="003B617A" w:rsidRPr="007F3B3D">
        <w:rPr>
          <w:rFonts w:ascii="Times New Roman" w:hAnsi="Times New Roman" w:cs="Times New Roman"/>
          <w:sz w:val="24"/>
        </w:rPr>
        <w:t>s</w:t>
      </w:r>
      <w:r w:rsidR="00D00955" w:rsidRPr="007F3B3D">
        <w:rPr>
          <w:rFonts w:ascii="Times New Roman" w:hAnsi="Times New Roman" w:cs="Times New Roman"/>
          <w:sz w:val="24"/>
        </w:rPr>
        <w:t xml:space="preserve"> </w:t>
      </w:r>
      <w:r w:rsidR="006F6B0F" w:rsidRPr="007F3B3D">
        <w:rPr>
          <w:rFonts w:ascii="Times New Roman" w:hAnsi="Times New Roman" w:cs="Times New Roman"/>
          <w:sz w:val="24"/>
        </w:rPr>
        <w:t xml:space="preserve">such as </w:t>
      </w:r>
      <w:r w:rsidR="00027924">
        <w:rPr>
          <w:rFonts w:ascii="Times New Roman" w:hAnsi="Times New Roman" w:cs="Times New Roman"/>
          <w:sz w:val="24"/>
        </w:rPr>
        <w:t xml:space="preserve">the </w:t>
      </w:r>
      <w:r w:rsidR="006F6B0F" w:rsidRPr="007F3B3D">
        <w:rPr>
          <w:rFonts w:ascii="Times New Roman" w:hAnsi="Times New Roman" w:cs="Times New Roman"/>
          <w:sz w:val="24"/>
        </w:rPr>
        <w:t>diet</w:t>
      </w:r>
      <w:r w:rsidR="00AB6099" w:rsidRPr="007F3B3D">
        <w:rPr>
          <w:rFonts w:ascii="Times New Roman" w:hAnsi="Times New Roman" w:cs="Times New Roman"/>
          <w:sz w:val="24"/>
        </w:rPr>
        <w:t xml:space="preserve"> </w:t>
      </w:r>
      <w:r w:rsidR="00F870F6" w:rsidRPr="007F3B3D">
        <w:rPr>
          <w:rFonts w:ascii="Times New Roman" w:hAnsi="Times New Roman" w:cs="Times New Roman"/>
          <w:sz w:val="24"/>
        </w:rPr>
        <w:fldChar w:fldCharType="begin">
          <w:fldData xml:space="preserve">PEVuZE5vdGU+PENpdGU+PEF1dGhvcj5DYXJtb2R5PC9BdXRob3I+PFllYXI+MjAxNTwvWWVhcj48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</w:fldData>
        </w:fldChar>
      </w:r>
      <w:r w:rsidR="00334E86" w:rsidRPr="007F3B3D">
        <w:rPr>
          <w:rFonts w:ascii="Times New Roman" w:hAnsi="Times New Roman" w:cs="Times New Roman"/>
          <w:sz w:val="24"/>
        </w:rPr>
        <w:instrText xml:space="preserve"> ADDIN EN.CITE </w:instrText>
      </w:r>
      <w:r w:rsidR="00334E86" w:rsidRPr="007F3B3D">
        <w:rPr>
          <w:rFonts w:ascii="Times New Roman" w:hAnsi="Times New Roman" w:cs="Times New Roman"/>
          <w:sz w:val="24"/>
        </w:rPr>
        <w:fldChar w:fldCharType="begin">
          <w:fldData xml:space="preserve">PEVuZE5vdGU+PENpdGU+PEF1dGhvcj5DYXJtb2R5PC9BdXRob3I+PFllYXI+MjAxNTwvWWVhcj48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</w:fldData>
        </w:fldChar>
      </w:r>
      <w:r w:rsidR="00334E86" w:rsidRPr="007F3B3D">
        <w:rPr>
          <w:rFonts w:ascii="Times New Roman" w:hAnsi="Times New Roman" w:cs="Times New Roman"/>
          <w:sz w:val="24"/>
        </w:rPr>
        <w:instrText xml:space="preserve"> ADDIN EN.CITE.DATA </w:instrText>
      </w:r>
      <w:r w:rsidR="00334E86" w:rsidRPr="007F3B3D">
        <w:rPr>
          <w:rFonts w:ascii="Times New Roman" w:hAnsi="Times New Roman" w:cs="Times New Roman"/>
          <w:sz w:val="24"/>
        </w:rPr>
      </w:r>
      <w:r w:rsidR="00334E86" w:rsidRPr="007F3B3D">
        <w:rPr>
          <w:rFonts w:ascii="Times New Roman" w:hAnsi="Times New Roman" w:cs="Times New Roman"/>
          <w:sz w:val="24"/>
        </w:rPr>
        <w:fldChar w:fldCharType="end"/>
      </w:r>
      <w:r w:rsidR="00F870F6" w:rsidRPr="007F3B3D">
        <w:rPr>
          <w:rFonts w:ascii="Times New Roman" w:hAnsi="Times New Roman" w:cs="Times New Roman"/>
          <w:sz w:val="24"/>
        </w:rPr>
      </w:r>
      <w:r w:rsidR="00F870F6" w:rsidRPr="007F3B3D">
        <w:rPr>
          <w:rFonts w:ascii="Times New Roman" w:hAnsi="Times New Roman" w:cs="Times New Roman"/>
          <w:sz w:val="24"/>
        </w:rPr>
        <w:fldChar w:fldCharType="separate"/>
      </w:r>
      <w:r w:rsidR="00334E86" w:rsidRPr="007F3B3D">
        <w:rPr>
          <w:rFonts w:ascii="Times New Roman" w:hAnsi="Times New Roman" w:cs="Times New Roman"/>
          <w:noProof/>
          <w:sz w:val="24"/>
        </w:rPr>
        <w:t>(Carmody et al., 2015; Ussar et al., 2015)</w:t>
      </w:r>
      <w:r w:rsidR="00F870F6" w:rsidRPr="007F3B3D">
        <w:rPr>
          <w:rFonts w:ascii="Times New Roman" w:hAnsi="Times New Roman" w:cs="Times New Roman"/>
          <w:sz w:val="24"/>
        </w:rPr>
        <w:fldChar w:fldCharType="end"/>
      </w:r>
      <w:r w:rsidR="006F6B0F" w:rsidRPr="007F3B3D">
        <w:rPr>
          <w:rFonts w:ascii="Times New Roman" w:hAnsi="Times New Roman" w:cs="Times New Roman"/>
          <w:sz w:val="24"/>
        </w:rPr>
        <w:t>.</w:t>
      </w:r>
      <w:r w:rsidR="0034053D" w:rsidRPr="007F3B3D">
        <w:rPr>
          <w:rFonts w:ascii="Times New Roman" w:hAnsi="Times New Roman" w:cs="Times New Roman"/>
          <w:sz w:val="24"/>
        </w:rPr>
        <w:t xml:space="preserve"> Simplified animal m</w:t>
      </w:r>
      <w:r w:rsidR="00D00955" w:rsidRPr="007F3B3D">
        <w:rPr>
          <w:rFonts w:ascii="Times New Roman" w:hAnsi="Times New Roman" w:cs="Times New Roman"/>
          <w:sz w:val="24"/>
        </w:rPr>
        <w:t>odel using the</w:t>
      </w:r>
      <w:r w:rsidR="0034053D" w:rsidRPr="007F3B3D">
        <w:rPr>
          <w:rFonts w:ascii="Times New Roman" w:hAnsi="Times New Roman" w:cs="Times New Roman"/>
          <w:sz w:val="24"/>
        </w:rPr>
        <w:t xml:space="preserve"> same diet and living environment </w:t>
      </w:r>
      <w:r w:rsidR="00C460CA">
        <w:rPr>
          <w:rFonts w:ascii="Times New Roman" w:hAnsi="Times New Roman" w:cs="Times New Roman"/>
          <w:sz w:val="24"/>
        </w:rPr>
        <w:t xml:space="preserve">can </w:t>
      </w:r>
      <w:r w:rsidR="0034053D" w:rsidRPr="007F3B3D">
        <w:rPr>
          <w:rFonts w:ascii="Times New Roman" w:hAnsi="Times New Roman" w:cs="Times New Roman"/>
          <w:sz w:val="24"/>
        </w:rPr>
        <w:t>help</w:t>
      </w:r>
      <w:r w:rsidR="00D00955" w:rsidRPr="007F3B3D">
        <w:rPr>
          <w:rFonts w:ascii="Times New Roman" w:hAnsi="Times New Roman" w:cs="Times New Roman"/>
          <w:sz w:val="24"/>
        </w:rPr>
        <w:t xml:space="preserve"> </w:t>
      </w:r>
      <w:r w:rsidR="0034053D" w:rsidRPr="007F3B3D">
        <w:rPr>
          <w:rFonts w:ascii="Times New Roman" w:hAnsi="Times New Roman" w:cs="Times New Roman"/>
          <w:sz w:val="24"/>
        </w:rPr>
        <w:t xml:space="preserve">reveal </w:t>
      </w:r>
      <w:r w:rsidR="00D00955" w:rsidRPr="007F3B3D">
        <w:rPr>
          <w:rFonts w:ascii="Times New Roman" w:hAnsi="Times New Roman" w:cs="Times New Roman"/>
          <w:sz w:val="24"/>
        </w:rPr>
        <w:t xml:space="preserve">the </w:t>
      </w:r>
      <w:r w:rsidR="00027924">
        <w:rPr>
          <w:rFonts w:ascii="Times New Roman" w:hAnsi="Times New Roman" w:cs="Times New Roman"/>
          <w:sz w:val="24"/>
        </w:rPr>
        <w:t xml:space="preserve">potential </w:t>
      </w:r>
      <w:r w:rsidR="00D00955" w:rsidRPr="007F3B3D">
        <w:rPr>
          <w:rFonts w:ascii="Times New Roman" w:hAnsi="Times New Roman" w:cs="Times New Roman"/>
          <w:sz w:val="24"/>
        </w:rPr>
        <w:t xml:space="preserve">role of genotype in </w:t>
      </w:r>
      <w:r w:rsidR="0034053D" w:rsidRPr="007F3B3D">
        <w:rPr>
          <w:rFonts w:ascii="Times New Roman" w:hAnsi="Times New Roman" w:cs="Times New Roman"/>
          <w:sz w:val="24"/>
        </w:rPr>
        <w:t>regulating the gut microbiota</w:t>
      </w:r>
      <w:r w:rsidR="00027924">
        <w:rPr>
          <w:rFonts w:ascii="Times New Roman" w:hAnsi="Times New Roman" w:cs="Times New Roman"/>
          <w:sz w:val="24"/>
        </w:rPr>
        <w:t xml:space="preserve"> </w:t>
      </w:r>
      <w:r w:rsidR="0034053D" w:rsidRPr="007F3B3D">
        <w:rPr>
          <w:rFonts w:ascii="Times New Roman" w:hAnsi="Times New Roman" w:cs="Times New Roman"/>
          <w:sz w:val="24"/>
        </w:rPr>
        <w:t xml:space="preserve">and </w:t>
      </w:r>
      <w:r w:rsidR="00027924">
        <w:rPr>
          <w:rFonts w:ascii="Times New Roman" w:hAnsi="Times New Roman" w:cs="Times New Roman"/>
          <w:sz w:val="24"/>
        </w:rPr>
        <w:t xml:space="preserve">helps </w:t>
      </w:r>
      <w:r w:rsidR="0034053D" w:rsidRPr="007F3B3D">
        <w:rPr>
          <w:rFonts w:ascii="Times New Roman" w:hAnsi="Times New Roman" w:cs="Times New Roman"/>
          <w:sz w:val="24"/>
        </w:rPr>
        <w:t>remov</w:t>
      </w:r>
      <w:r w:rsidR="00027924">
        <w:rPr>
          <w:rFonts w:ascii="Times New Roman" w:hAnsi="Times New Roman" w:cs="Times New Roman"/>
          <w:sz w:val="24"/>
        </w:rPr>
        <w:t xml:space="preserve">ing some of </w:t>
      </w:r>
      <w:r w:rsidR="0034053D" w:rsidRPr="007F3B3D">
        <w:rPr>
          <w:rFonts w:ascii="Times New Roman" w:hAnsi="Times New Roman" w:cs="Times New Roman"/>
          <w:sz w:val="24"/>
        </w:rPr>
        <w:t xml:space="preserve">the </w:t>
      </w:r>
      <w:r w:rsidR="00027924">
        <w:rPr>
          <w:rFonts w:ascii="Times New Roman" w:hAnsi="Times New Roman" w:cs="Times New Roman"/>
          <w:sz w:val="24"/>
        </w:rPr>
        <w:t>doubts</w:t>
      </w:r>
      <w:r w:rsidR="0034053D" w:rsidRPr="007F3B3D">
        <w:rPr>
          <w:rFonts w:ascii="Times New Roman" w:hAnsi="Times New Roman" w:cs="Times New Roman"/>
          <w:sz w:val="24"/>
        </w:rPr>
        <w:t>.</w:t>
      </w:r>
      <w:r w:rsidR="007F268B" w:rsidRPr="007F3B3D">
        <w:rPr>
          <w:rFonts w:ascii="Times New Roman" w:hAnsi="Times New Roman" w:cs="Times New Roman"/>
          <w:sz w:val="24"/>
        </w:rPr>
        <w:t xml:space="preserve"> </w:t>
      </w:r>
      <w:r w:rsidR="00AD3D6B">
        <w:rPr>
          <w:rFonts w:ascii="Times New Roman" w:hAnsi="Times New Roman" w:cs="Times New Roman"/>
          <w:sz w:val="24"/>
        </w:rPr>
        <w:t>Results from a mice</w:t>
      </w:r>
      <w:r w:rsidR="0034053D" w:rsidRPr="007F3B3D">
        <w:rPr>
          <w:rFonts w:ascii="Times New Roman" w:hAnsi="Times New Roman" w:cs="Times New Roman"/>
          <w:sz w:val="24"/>
        </w:rPr>
        <w:t xml:space="preserve"> study </w:t>
      </w:r>
      <w:r w:rsidR="00AD3D6B">
        <w:rPr>
          <w:rFonts w:ascii="Times New Roman" w:hAnsi="Times New Roman" w:cs="Times New Roman"/>
          <w:sz w:val="24"/>
        </w:rPr>
        <w:t xml:space="preserve">conducted in 2011that used </w:t>
      </w:r>
      <w:r w:rsidR="00AD3D6B" w:rsidRPr="007F3B3D">
        <w:rPr>
          <w:rFonts w:ascii="Times New Roman" w:hAnsi="Times New Roman" w:cs="Times New Roman"/>
          <w:sz w:val="24"/>
        </w:rPr>
        <w:t>automated ribosomal intergenic spacer analysis and length heterogeneity polymerase chain reaction</w:t>
      </w:r>
      <w:r w:rsidR="00AD3D6B">
        <w:rPr>
          <w:rFonts w:ascii="Times New Roman" w:hAnsi="Times New Roman" w:cs="Times New Roman"/>
          <w:sz w:val="24"/>
        </w:rPr>
        <w:t xml:space="preserve"> suggested</w:t>
      </w:r>
      <w:r w:rsidR="0034053D" w:rsidRPr="007F3B3D">
        <w:rPr>
          <w:rFonts w:ascii="Times New Roman" w:hAnsi="Times New Roman" w:cs="Times New Roman"/>
          <w:sz w:val="24"/>
        </w:rPr>
        <w:t xml:space="preserve"> that </w:t>
      </w:r>
      <w:r w:rsidR="00AD3D6B">
        <w:rPr>
          <w:rFonts w:ascii="Times New Roman" w:hAnsi="Times New Roman" w:cs="Times New Roman"/>
          <w:sz w:val="24"/>
        </w:rPr>
        <w:t xml:space="preserve">the observed </w:t>
      </w:r>
      <w:r w:rsidR="0034053D" w:rsidRPr="007F3B3D">
        <w:rPr>
          <w:rFonts w:ascii="Times New Roman" w:hAnsi="Times New Roman" w:cs="Times New Roman"/>
          <w:sz w:val="24"/>
        </w:rPr>
        <w:t>gut microbiota alterations</w:t>
      </w:r>
      <w:r w:rsidR="007164B8" w:rsidRPr="007F3B3D">
        <w:rPr>
          <w:rFonts w:ascii="Times New Roman" w:hAnsi="Times New Roman" w:cs="Times New Roman"/>
          <w:sz w:val="24"/>
        </w:rPr>
        <w:t xml:space="preserve"> </w:t>
      </w:r>
      <w:r w:rsidR="00AD3D6B">
        <w:rPr>
          <w:rFonts w:ascii="Times New Roman" w:hAnsi="Times New Roman" w:cs="Times New Roman"/>
          <w:sz w:val="24"/>
        </w:rPr>
        <w:t>were</w:t>
      </w:r>
      <w:r w:rsidR="007164B8" w:rsidRPr="007F3B3D">
        <w:rPr>
          <w:rFonts w:ascii="Times New Roman" w:hAnsi="Times New Roman" w:cs="Times New Roman"/>
          <w:sz w:val="24"/>
        </w:rPr>
        <w:t xml:space="preserve"> genotype dependent</w:t>
      </w:r>
      <w:r w:rsidR="0034053D" w:rsidRPr="007F3B3D">
        <w:rPr>
          <w:rFonts w:ascii="Times New Roman" w:hAnsi="Times New Roman" w:cs="Times New Roman"/>
          <w:sz w:val="24"/>
        </w:rPr>
        <w:t xml:space="preserve"> </w:t>
      </w:r>
      <w:r w:rsidR="00AD3D6B">
        <w:rPr>
          <w:rFonts w:ascii="Times New Roman" w:hAnsi="Times New Roman" w:cs="Times New Roman"/>
          <w:sz w:val="24"/>
        </w:rPr>
        <w:t>as all</w:t>
      </w:r>
      <w:r w:rsidR="0034053D" w:rsidRPr="007F3B3D">
        <w:rPr>
          <w:rFonts w:ascii="Times New Roman" w:hAnsi="Times New Roman" w:cs="Times New Roman"/>
          <w:sz w:val="24"/>
        </w:rPr>
        <w:t xml:space="preserve"> </w:t>
      </w:r>
      <w:r w:rsidR="00AD3D6B">
        <w:rPr>
          <w:rFonts w:ascii="Times New Roman" w:hAnsi="Times New Roman" w:cs="Times New Roman"/>
          <w:sz w:val="24"/>
        </w:rPr>
        <w:t>animals</w:t>
      </w:r>
      <w:r w:rsidR="00D00955" w:rsidRPr="007F3B3D">
        <w:rPr>
          <w:rFonts w:ascii="Times New Roman" w:hAnsi="Times New Roman" w:cs="Times New Roman"/>
          <w:sz w:val="24"/>
        </w:rPr>
        <w:t xml:space="preserve"> </w:t>
      </w:r>
      <w:r w:rsidR="000A5660">
        <w:rPr>
          <w:rFonts w:ascii="Times New Roman" w:hAnsi="Times New Roman" w:cs="Times New Roman"/>
          <w:sz w:val="24"/>
        </w:rPr>
        <w:t>we</w:t>
      </w:r>
      <w:r w:rsidR="00D00955" w:rsidRPr="007F3B3D">
        <w:rPr>
          <w:rFonts w:ascii="Times New Roman" w:hAnsi="Times New Roman" w:cs="Times New Roman"/>
          <w:sz w:val="24"/>
        </w:rPr>
        <w:t xml:space="preserve">re </w:t>
      </w:r>
      <w:r w:rsidR="0034053D" w:rsidRPr="007F3B3D">
        <w:rPr>
          <w:rFonts w:ascii="Times New Roman" w:hAnsi="Times New Roman" w:cs="Times New Roman"/>
          <w:sz w:val="24"/>
        </w:rPr>
        <w:t xml:space="preserve">housed at the same facility and given the same diet </w:t>
      </w:r>
      <w:r w:rsidR="0034053D" w:rsidRPr="007F3B3D">
        <w:rPr>
          <w:rFonts w:ascii="Times New Roman" w:hAnsi="Times New Roman" w:cs="Times New Roman"/>
          <w:sz w:val="24"/>
        </w:rPr>
        <w:fldChar w:fldCharType="begin"/>
      </w:r>
      <w:r w:rsidR="00334E86" w:rsidRPr="007F3B3D">
        <w:rPr>
          <w:rFonts w:ascii="Times New Roman" w:hAnsi="Times New Roman" w:cs="Times New Roman"/>
          <w:sz w:val="24"/>
        </w:rPr>
        <w:instrText xml:space="preserve"> ADDIN EN.CITE &lt;EndNote&gt;&lt;Cite&gt;&lt;Author&gt;Kovacs&lt;/Author&gt;&lt;Year&gt;2011&lt;/Year&gt;&lt;RecNum&gt;3788&lt;/RecNum&gt;&lt;DisplayText&gt;(Kovacs et al., 2011)&lt;/DisplayText&gt;&lt;record&gt;&lt;rec-number&gt;3788&lt;/rec-number&gt;&lt;foreign-keys&gt;&lt;key app="EN" db-id="fwxserzzkt2tfxe5r50pa00x9ww5a525xvxr" timestamp="1580755606"&gt;3788&lt;/key&gt;&lt;/foreign-keys&gt;&lt;ref-type name="Journal Article"&gt;17&lt;/ref-type&gt;&lt;contributors&gt;&lt;authors&gt;&lt;author&gt;Kovacs, A.&lt;/author&gt;&lt;author&gt;Ben-Jacob, N.&lt;/author&gt;&lt;author&gt;Tayem, H.&lt;/author&gt;&lt;author&gt;Halperin, E.&lt;/author&gt;&lt;author&gt;Iraqi, F. A.&lt;/author&gt;&lt;author&gt;Gophna, U.&lt;/author&gt;&lt;/authors&gt;&lt;/contributors&gt;&lt;auth-address&gt;Tel Aviv Univ, George S Wise Fac Life Sci, Dept Mol Microbiol &amp;amp; Biotechnol, IL-69978 Tel Aviv, Israel&amp;#xD;Tel Aviv Univ, Sackler Fac Med, Dept Clin Microbiol &amp;amp; Immunol, IL-69978 Tel Aviv, Israel&lt;/auth-address&gt;&lt;titles&gt;&lt;title&gt;Genotype Is a Stronger Determinant than Sex of the Mouse Gut Microbiota&lt;/title&gt;&lt;secondary-title&gt;Microbial Ecology&lt;/secondary-title&gt;&lt;alt-title&gt;Microb Ecol&lt;/alt-title&gt;&lt;/titles&gt;&lt;alt-periodical&gt;&lt;full-title&gt;Microb Ecol&lt;/full-title&gt;&lt;/alt-periodical&gt;&lt;pages&gt;423-428&lt;/pages&gt;&lt;volume&gt;61&lt;/volume&gt;&lt;number&gt;2&lt;/number&gt;&lt;keywords&gt;&lt;keyword&gt;listeria-monocytogenes infection&lt;/keyword&gt;&lt;keyword&gt;invasive escherichia-coli&lt;/keyword&gt;&lt;keyword&gt;irritable-bowel-syndrome&lt;/keyword&gt;&lt;keyword&gt;fecal microbiota&lt;/keyword&gt;&lt;keyword&gt;crohns-disease&lt;/keyword&gt;&lt;keyword&gt;collaborative cross&lt;/keyword&gt;&lt;keyword&gt;community structure&lt;/keyword&gt;&lt;keyword&gt;systems genetics&lt;/keyword&gt;&lt;keyword&gt;host genetics&lt;/keyword&gt;&lt;keyword&gt;ileal mucosa&lt;/keyword&gt;&lt;/keywords&gt;&lt;dates&gt;&lt;year&gt;2011&lt;/year&gt;&lt;pub-dates&gt;&lt;date&gt;Feb&lt;/date&gt;&lt;/pub-dates&gt;&lt;/dates&gt;&lt;isbn&gt;0095-3628&lt;/isbn&gt;&lt;accession-num&gt;WOS:000287251000017&lt;/accession-num&gt;&lt;urls&gt;&lt;related-urls&gt;&lt;url&gt;&amp;lt;Go to ISI&amp;gt;://WOS:000287251000017&lt;/url&gt;&lt;/related-urls&gt;&lt;/urls&gt;&lt;electronic-resource-num&gt;10.1007/s00248-010-9787-2&lt;/electronic-resource-num&gt;&lt;language&gt;English&lt;/language&gt;&lt;/record&gt;&lt;/Cite&gt;&lt;/EndNote&gt;</w:instrText>
      </w:r>
      <w:r w:rsidR="0034053D" w:rsidRPr="007F3B3D">
        <w:rPr>
          <w:rFonts w:ascii="Times New Roman" w:hAnsi="Times New Roman" w:cs="Times New Roman"/>
          <w:sz w:val="24"/>
        </w:rPr>
        <w:fldChar w:fldCharType="separate"/>
      </w:r>
      <w:r w:rsidR="00334E86" w:rsidRPr="007F3B3D">
        <w:rPr>
          <w:rFonts w:ascii="Times New Roman" w:hAnsi="Times New Roman" w:cs="Times New Roman"/>
          <w:noProof/>
          <w:sz w:val="24"/>
        </w:rPr>
        <w:t>(Kovacs et al., 2011)</w:t>
      </w:r>
      <w:r w:rsidR="0034053D" w:rsidRPr="007F3B3D">
        <w:rPr>
          <w:rFonts w:ascii="Times New Roman" w:hAnsi="Times New Roman" w:cs="Times New Roman"/>
          <w:sz w:val="24"/>
        </w:rPr>
        <w:fldChar w:fldCharType="end"/>
      </w:r>
      <w:r w:rsidR="0034053D" w:rsidRPr="007F3B3D">
        <w:rPr>
          <w:rFonts w:ascii="Times New Roman" w:hAnsi="Times New Roman" w:cs="Times New Roman"/>
          <w:sz w:val="24"/>
        </w:rPr>
        <w:t>.</w:t>
      </w:r>
      <w:r w:rsidR="00D00955" w:rsidRPr="007F3B3D">
        <w:rPr>
          <w:rFonts w:ascii="Times New Roman" w:hAnsi="Times New Roman" w:cs="Times New Roman"/>
          <w:sz w:val="24"/>
        </w:rPr>
        <w:t xml:space="preserve"> There is also a higher </w:t>
      </w:r>
      <w:r w:rsidR="00AD3D6B">
        <w:rPr>
          <w:rFonts w:ascii="Times New Roman" w:hAnsi="Times New Roman" w:cs="Times New Roman"/>
          <w:sz w:val="24"/>
        </w:rPr>
        <w:t>dis</w:t>
      </w:r>
      <w:r w:rsidR="00D00955" w:rsidRPr="007F3B3D">
        <w:rPr>
          <w:rFonts w:ascii="Times New Roman" w:hAnsi="Times New Roman" w:cs="Times New Roman"/>
          <w:sz w:val="24"/>
        </w:rPr>
        <w:t>similarity between genotype</w:t>
      </w:r>
      <w:r w:rsidR="00AD3D6B">
        <w:rPr>
          <w:rFonts w:ascii="Times New Roman" w:hAnsi="Times New Roman" w:cs="Times New Roman"/>
          <w:sz w:val="24"/>
        </w:rPr>
        <w:t>s</w:t>
      </w:r>
      <w:r w:rsidR="00D00955" w:rsidRPr="007F3B3D">
        <w:rPr>
          <w:rFonts w:ascii="Times New Roman" w:hAnsi="Times New Roman" w:cs="Times New Roman"/>
          <w:sz w:val="24"/>
        </w:rPr>
        <w:t xml:space="preserve"> than sex</w:t>
      </w:r>
      <w:r w:rsidR="00AD3D6B">
        <w:rPr>
          <w:rFonts w:ascii="Times New Roman" w:hAnsi="Times New Roman" w:cs="Times New Roman"/>
          <w:sz w:val="24"/>
        </w:rPr>
        <w:t>es</w:t>
      </w:r>
      <w:r w:rsidR="00D00955" w:rsidRPr="007F3B3D">
        <w:rPr>
          <w:rFonts w:ascii="Times New Roman" w:hAnsi="Times New Roman" w:cs="Times New Roman"/>
          <w:sz w:val="24"/>
        </w:rPr>
        <w:t>, suggesting that genotype is a stronger factor than gender in regulating gut microbiota.</w:t>
      </w:r>
      <w:r w:rsidR="00E51F15" w:rsidRPr="007F3B3D">
        <w:rPr>
          <w:rFonts w:ascii="Times New Roman" w:hAnsi="Times New Roman" w:cs="Times New Roman"/>
          <w:sz w:val="24"/>
        </w:rPr>
        <w:t xml:space="preserve"> </w:t>
      </w:r>
      <w:r w:rsidR="007164B8" w:rsidRPr="007F3B3D">
        <w:rPr>
          <w:rFonts w:ascii="Times New Roman" w:hAnsi="Times New Roman" w:cs="Times New Roman"/>
          <w:sz w:val="24"/>
        </w:rPr>
        <w:t xml:space="preserve">Another evidence of gut microbiota </w:t>
      </w:r>
      <w:r w:rsidR="00E51F15" w:rsidRPr="007F3B3D">
        <w:rPr>
          <w:rFonts w:ascii="Times New Roman" w:hAnsi="Times New Roman" w:cs="Times New Roman"/>
          <w:sz w:val="24"/>
        </w:rPr>
        <w:t xml:space="preserve">determined by genotype </w:t>
      </w:r>
      <w:r w:rsidR="00C460CA">
        <w:rPr>
          <w:rFonts w:ascii="Times New Roman" w:hAnsi="Times New Roman" w:cs="Times New Roman"/>
          <w:sz w:val="24"/>
        </w:rPr>
        <w:t>comes</w:t>
      </w:r>
      <w:r w:rsidR="00C460CA" w:rsidRPr="007F3B3D">
        <w:rPr>
          <w:rFonts w:ascii="Times New Roman" w:hAnsi="Times New Roman" w:cs="Times New Roman"/>
          <w:sz w:val="24"/>
        </w:rPr>
        <w:t xml:space="preserve"> </w:t>
      </w:r>
      <w:r w:rsidR="007164B8" w:rsidRPr="007F3B3D">
        <w:rPr>
          <w:rFonts w:ascii="Times New Roman" w:hAnsi="Times New Roman" w:cs="Times New Roman"/>
          <w:sz w:val="24"/>
        </w:rPr>
        <w:t xml:space="preserve">from </w:t>
      </w:r>
      <w:r w:rsidR="00E51F15" w:rsidRPr="007F3B3D">
        <w:rPr>
          <w:rFonts w:ascii="Times New Roman" w:hAnsi="Times New Roman" w:cs="Times New Roman"/>
          <w:sz w:val="24"/>
        </w:rPr>
        <w:t xml:space="preserve">a </w:t>
      </w:r>
      <w:r w:rsidR="007164B8" w:rsidRPr="007F3B3D">
        <w:rPr>
          <w:rFonts w:ascii="Times New Roman" w:hAnsi="Times New Roman" w:cs="Times New Roman"/>
          <w:sz w:val="24"/>
        </w:rPr>
        <w:t xml:space="preserve">genetic defect </w:t>
      </w:r>
      <w:r w:rsidR="000A5660">
        <w:rPr>
          <w:rFonts w:ascii="Times New Roman" w:hAnsi="Times New Roman" w:cs="Times New Roman"/>
          <w:sz w:val="24"/>
        </w:rPr>
        <w:t xml:space="preserve">of </w:t>
      </w:r>
      <w:r w:rsidR="007164B8" w:rsidRPr="007F3B3D">
        <w:rPr>
          <w:rFonts w:ascii="Times New Roman" w:hAnsi="Times New Roman" w:cs="Times New Roman"/>
          <w:sz w:val="24"/>
        </w:rPr>
        <w:t>toll-like receptor 2</w:t>
      </w:r>
      <w:r w:rsidR="000A5660">
        <w:rPr>
          <w:rFonts w:ascii="Times New Roman" w:hAnsi="Times New Roman" w:cs="Times New Roman"/>
          <w:sz w:val="24"/>
        </w:rPr>
        <w:t xml:space="preserve"> (TLR2)</w:t>
      </w:r>
      <w:r w:rsidR="007164B8" w:rsidRPr="007F3B3D">
        <w:rPr>
          <w:rFonts w:ascii="Times New Roman" w:hAnsi="Times New Roman" w:cs="Times New Roman"/>
          <w:sz w:val="24"/>
        </w:rPr>
        <w:t>-deficient m</w:t>
      </w:r>
      <w:r w:rsidR="000A5660">
        <w:rPr>
          <w:rFonts w:ascii="Times New Roman" w:hAnsi="Times New Roman" w:cs="Times New Roman"/>
          <w:sz w:val="24"/>
        </w:rPr>
        <w:t>ouse</w:t>
      </w:r>
      <w:r w:rsidR="00E51F15" w:rsidRPr="007F3B3D">
        <w:rPr>
          <w:rFonts w:ascii="Times New Roman" w:hAnsi="Times New Roman" w:cs="Times New Roman"/>
          <w:sz w:val="24"/>
        </w:rPr>
        <w:t xml:space="preserve"> study</w:t>
      </w:r>
      <w:r w:rsidR="007164B8" w:rsidRPr="007F3B3D">
        <w:rPr>
          <w:rFonts w:ascii="Times New Roman" w:hAnsi="Times New Roman" w:cs="Times New Roman"/>
          <w:sz w:val="24"/>
        </w:rPr>
        <w:t xml:space="preserve"> </w:t>
      </w:r>
      <w:r w:rsidR="007164B8" w:rsidRPr="007F3B3D">
        <w:rPr>
          <w:rFonts w:ascii="Times New Roman" w:hAnsi="Times New Roman" w:cs="Times New Roman"/>
          <w:sz w:val="24"/>
        </w:rPr>
        <w:fldChar w:fldCharType="begin"/>
      </w:r>
      <w:r w:rsidR="00334E86" w:rsidRPr="007F3B3D">
        <w:rPr>
          <w:rFonts w:ascii="Times New Roman" w:hAnsi="Times New Roman" w:cs="Times New Roman"/>
          <w:sz w:val="24"/>
        </w:rPr>
        <w:instrText xml:space="preserve"> ADDIN EN.CITE &lt;EndNote&gt;&lt;Cite&gt;&lt;Author&gt;Albert&lt;/Author&gt;&lt;Year&gt;2009&lt;/Year&gt;&lt;RecNum&gt;3789&lt;/RecNum&gt;&lt;DisplayText&gt;(Albert, Sommerfeld, Gophna, Marshall, &amp;amp; Gophna, 2009)&lt;/DisplayText&gt;&lt;record&gt;&lt;rec-number&gt;3789&lt;/rec-number&gt;&lt;foreign-keys&gt;&lt;key app="EN" db-id="fwxserzzkt2tfxe5r50pa00x9ww5a525xvxr" timestamp="1580763185"&gt;3789&lt;/key&gt;&lt;/foreign-keys&gt;&lt;ref-type name="Journal Article"&gt;17&lt;/ref-type&gt;&lt;contributors&gt;&lt;authors&gt;&lt;author&gt;Albert, E. J.&lt;/author&gt;&lt;author&gt;Sommerfeld, K.&lt;/author&gt;&lt;author&gt;Gophna, S.&lt;/author&gt;&lt;author&gt;Marshall, J. S.&lt;/author&gt;&lt;author&gt;Gophna, U.&lt;/author&gt;&lt;/authors&gt;&lt;/contributors&gt;&lt;auth-address&gt;Dalhousie Inflammation Group, Departments of Pathology and Microbiology &amp;amp; Immunology, and Genome Atlantic and Department of Biochemistry and Molecular Biology, Dalhousie University, Halifax, NS, Canada. Department of Molecular Microbiology and Biotechnology, The George S. Wise Faculty of Life Sciences, Tel-Aviv University, Tel-Aviv 69978, Israel.&lt;/auth-address&gt;&lt;titles&gt;&lt;title&gt;The gut microbiota of toll-like receptor 2-deficient mice exhibits lineage-specific modifications&lt;/title&gt;&lt;secondary-title&gt;Environ Microbiol Rep&lt;/secondary-title&gt;&lt;/titles&gt;&lt;periodical&gt;&lt;full-title&gt;Environ Microbiol Rep&lt;/full-title&gt;&lt;/periodical&gt;&lt;pages&gt;65-70&lt;/pages&gt;&lt;volume&gt;1&lt;/volume&gt;&lt;number&gt;1&lt;/number&gt;&lt;edition&gt;2009/02/01&lt;/edition&gt;&lt;dates&gt;&lt;year&gt;2009&lt;/year&gt;&lt;pub-dates&gt;&lt;date&gt;Feb&lt;/date&gt;&lt;/pub-dates&gt;&lt;/dates&gt;&lt;isbn&gt;1758-2229 (Print)&amp;#xD;1758-2229 (Linking)&lt;/isbn&gt;&lt;accession-num&gt;23765722&lt;/accession-num&gt;&lt;urls&gt;&lt;related-urls&gt;&lt;url&gt;https://www.ncbi.nlm.nih.gov/pubmed/23765722&lt;/url&gt;&lt;/related-urls&gt;&lt;/urls&gt;&lt;electronic-resource-num&gt;10.1111/j.1758-2229.2008.00006.x&lt;/electronic-resource-num&gt;&lt;/record&gt;&lt;/Cite&gt;&lt;/EndNote&gt;</w:instrText>
      </w:r>
      <w:r w:rsidR="007164B8" w:rsidRPr="007F3B3D">
        <w:rPr>
          <w:rFonts w:ascii="Times New Roman" w:hAnsi="Times New Roman" w:cs="Times New Roman"/>
          <w:sz w:val="24"/>
        </w:rPr>
        <w:fldChar w:fldCharType="separate"/>
      </w:r>
      <w:r w:rsidR="00334E86" w:rsidRPr="007F3B3D">
        <w:rPr>
          <w:rFonts w:ascii="Times New Roman" w:hAnsi="Times New Roman" w:cs="Times New Roman"/>
          <w:noProof/>
          <w:sz w:val="24"/>
        </w:rPr>
        <w:t>(Albert, Sommerfeld, Gophna, Marshall, &amp; Gophna, 2009)</w:t>
      </w:r>
      <w:r w:rsidR="007164B8" w:rsidRPr="007F3B3D">
        <w:rPr>
          <w:rFonts w:ascii="Times New Roman" w:hAnsi="Times New Roman" w:cs="Times New Roman"/>
          <w:sz w:val="24"/>
        </w:rPr>
        <w:fldChar w:fldCharType="end"/>
      </w:r>
      <w:r w:rsidR="007164B8" w:rsidRPr="007F3B3D">
        <w:rPr>
          <w:rFonts w:ascii="Times New Roman" w:hAnsi="Times New Roman" w:cs="Times New Roman"/>
          <w:sz w:val="24"/>
        </w:rPr>
        <w:t>.</w:t>
      </w:r>
      <w:r w:rsidR="001062BA" w:rsidRPr="007F3B3D">
        <w:rPr>
          <w:rFonts w:ascii="Times New Roman" w:hAnsi="Times New Roman" w:cs="Times New Roman"/>
          <w:sz w:val="24"/>
        </w:rPr>
        <w:t xml:space="preserve"> The genus level of </w:t>
      </w:r>
      <w:r w:rsidR="001062BA" w:rsidRPr="007F3B3D">
        <w:rPr>
          <w:rFonts w:ascii="Times New Roman" w:hAnsi="Times New Roman" w:cs="Times New Roman"/>
          <w:i/>
          <w:sz w:val="24"/>
        </w:rPr>
        <w:t>Helicobacter</w:t>
      </w:r>
      <w:r w:rsidR="001062BA" w:rsidRPr="007F3B3D">
        <w:rPr>
          <w:rFonts w:ascii="Times New Roman" w:hAnsi="Times New Roman" w:cs="Times New Roman"/>
          <w:sz w:val="24"/>
        </w:rPr>
        <w:t xml:space="preserve"> </w:t>
      </w:r>
      <w:r w:rsidR="00C460CA">
        <w:rPr>
          <w:rFonts w:ascii="Times New Roman" w:hAnsi="Times New Roman" w:cs="Times New Roman"/>
          <w:sz w:val="24"/>
        </w:rPr>
        <w:t>was</w:t>
      </w:r>
      <w:r w:rsidR="00C460CA" w:rsidRPr="007F3B3D">
        <w:rPr>
          <w:rFonts w:ascii="Times New Roman" w:hAnsi="Times New Roman" w:cs="Times New Roman"/>
          <w:sz w:val="24"/>
        </w:rPr>
        <w:t xml:space="preserve"> </w:t>
      </w:r>
      <w:r w:rsidR="001062BA" w:rsidRPr="007F3B3D">
        <w:rPr>
          <w:rFonts w:ascii="Times New Roman" w:hAnsi="Times New Roman" w:cs="Times New Roman"/>
          <w:sz w:val="24"/>
        </w:rPr>
        <w:t xml:space="preserve">significantly elevated in </w:t>
      </w:r>
      <w:r w:rsidR="000A5660">
        <w:rPr>
          <w:rFonts w:ascii="Times New Roman" w:hAnsi="Times New Roman" w:cs="Times New Roman"/>
          <w:sz w:val="24"/>
        </w:rPr>
        <w:t>TLR2</w:t>
      </w:r>
      <w:r w:rsidR="001062BA" w:rsidRPr="007F3B3D">
        <w:rPr>
          <w:rFonts w:ascii="Times New Roman" w:hAnsi="Times New Roman" w:cs="Times New Roman"/>
          <w:sz w:val="24"/>
        </w:rPr>
        <w:t xml:space="preserve"> </w:t>
      </w:r>
      <w:r w:rsidR="000A5660">
        <w:rPr>
          <w:rFonts w:ascii="Times New Roman" w:hAnsi="Times New Roman" w:cs="Times New Roman"/>
          <w:sz w:val="24"/>
        </w:rPr>
        <w:t>knock-out</w:t>
      </w:r>
      <w:r w:rsidR="001062BA" w:rsidRPr="007F3B3D">
        <w:rPr>
          <w:rFonts w:ascii="Times New Roman" w:hAnsi="Times New Roman" w:cs="Times New Roman"/>
          <w:sz w:val="24"/>
        </w:rPr>
        <w:t xml:space="preserve"> mice </w:t>
      </w:r>
      <w:r w:rsidR="00C460CA">
        <w:rPr>
          <w:rFonts w:ascii="Times New Roman" w:hAnsi="Times New Roman" w:cs="Times New Roman"/>
          <w:sz w:val="24"/>
        </w:rPr>
        <w:t xml:space="preserve">compared to </w:t>
      </w:r>
      <w:r w:rsidR="000A5660">
        <w:rPr>
          <w:rFonts w:ascii="Times New Roman" w:hAnsi="Times New Roman" w:cs="Times New Roman"/>
          <w:sz w:val="24"/>
        </w:rPr>
        <w:t xml:space="preserve">the </w:t>
      </w:r>
      <w:r w:rsidR="001062BA" w:rsidRPr="007F3B3D">
        <w:rPr>
          <w:rFonts w:ascii="Times New Roman" w:hAnsi="Times New Roman" w:cs="Times New Roman"/>
          <w:sz w:val="24"/>
        </w:rPr>
        <w:t>wide-type.</w:t>
      </w:r>
      <w:r w:rsidR="00DE4C15" w:rsidRPr="007F3B3D">
        <w:rPr>
          <w:rFonts w:ascii="Times New Roman" w:hAnsi="Times New Roman" w:cs="Times New Roman"/>
          <w:sz w:val="24"/>
        </w:rPr>
        <w:t xml:space="preserve"> Moreover, some genetic defect such as NOD2 and ATG16L1 </w:t>
      </w:r>
      <w:r w:rsidR="00C460CA">
        <w:rPr>
          <w:rFonts w:ascii="Times New Roman" w:hAnsi="Times New Roman" w:cs="Times New Roman"/>
          <w:sz w:val="24"/>
        </w:rPr>
        <w:t>were</w:t>
      </w:r>
      <w:r w:rsidR="00C460CA" w:rsidRPr="007F3B3D">
        <w:rPr>
          <w:rFonts w:ascii="Times New Roman" w:hAnsi="Times New Roman" w:cs="Times New Roman"/>
          <w:sz w:val="24"/>
        </w:rPr>
        <w:t xml:space="preserve"> </w:t>
      </w:r>
      <w:r w:rsidR="00DE4C15" w:rsidRPr="007F3B3D">
        <w:rPr>
          <w:rFonts w:ascii="Times New Roman" w:hAnsi="Times New Roman" w:cs="Times New Roman"/>
          <w:sz w:val="24"/>
        </w:rPr>
        <w:t xml:space="preserve">linked to </w:t>
      </w:r>
      <w:r w:rsidR="003F3673" w:rsidRPr="007F3B3D">
        <w:rPr>
          <w:rFonts w:ascii="Times New Roman" w:hAnsi="Times New Roman" w:cs="Times New Roman"/>
          <w:sz w:val="24"/>
        </w:rPr>
        <w:t>inflammatory bowel diseases and show</w:t>
      </w:r>
      <w:r w:rsidR="00C460CA">
        <w:rPr>
          <w:rFonts w:ascii="Times New Roman" w:hAnsi="Times New Roman" w:cs="Times New Roman"/>
          <w:sz w:val="24"/>
        </w:rPr>
        <w:t>ed</w:t>
      </w:r>
      <w:r w:rsidR="003F3673" w:rsidRPr="007F3B3D">
        <w:rPr>
          <w:rFonts w:ascii="Times New Roman" w:hAnsi="Times New Roman" w:cs="Times New Roman"/>
          <w:sz w:val="24"/>
        </w:rPr>
        <w:t xml:space="preserve"> the host-microbiota interactio</w:t>
      </w:r>
      <w:r w:rsidR="000A5660">
        <w:rPr>
          <w:rFonts w:ascii="Times New Roman" w:hAnsi="Times New Roman" w:cs="Times New Roman"/>
          <w:sz w:val="24"/>
        </w:rPr>
        <w:t>n by</w:t>
      </w:r>
      <w:r w:rsidR="003F3673" w:rsidRPr="007F3B3D">
        <w:rPr>
          <w:rFonts w:ascii="Times New Roman" w:hAnsi="Times New Roman" w:cs="Times New Roman"/>
          <w:sz w:val="24"/>
        </w:rPr>
        <w:t xml:space="preserve"> shifting bacterial </w:t>
      </w:r>
      <w:r w:rsidR="00C460CA">
        <w:rPr>
          <w:rFonts w:ascii="Times New Roman" w:hAnsi="Times New Roman" w:cs="Times New Roman"/>
          <w:sz w:val="24"/>
        </w:rPr>
        <w:t xml:space="preserve">composition </w:t>
      </w:r>
      <w:r w:rsidR="003F3673" w:rsidRPr="007F3B3D">
        <w:rPr>
          <w:rFonts w:ascii="Times New Roman" w:hAnsi="Times New Roman" w:cs="Times New Roman"/>
          <w:sz w:val="24"/>
        </w:rPr>
        <w:t>including</w:t>
      </w:r>
      <w:r w:rsidR="00C460CA">
        <w:rPr>
          <w:rFonts w:ascii="Times New Roman" w:hAnsi="Times New Roman" w:cs="Times New Roman"/>
          <w:sz w:val="24"/>
        </w:rPr>
        <w:t xml:space="preserve"> relative abundance of</w:t>
      </w:r>
      <w:r w:rsidR="003F3673" w:rsidRPr="007F3B3D">
        <w:rPr>
          <w:rFonts w:ascii="Times New Roman" w:hAnsi="Times New Roman" w:cs="Times New Roman"/>
          <w:sz w:val="24"/>
        </w:rPr>
        <w:t xml:space="preserve"> </w:t>
      </w:r>
      <w:r w:rsidR="003F3673" w:rsidRPr="007F3B3D">
        <w:rPr>
          <w:rFonts w:ascii="Times New Roman" w:hAnsi="Times New Roman" w:cs="Times New Roman"/>
          <w:i/>
          <w:sz w:val="24"/>
        </w:rPr>
        <w:t>Actinobacteria</w:t>
      </w:r>
      <w:r w:rsidR="003F3673" w:rsidRPr="007F3B3D">
        <w:rPr>
          <w:rFonts w:ascii="Times New Roman" w:hAnsi="Times New Roman" w:cs="Times New Roman"/>
          <w:sz w:val="24"/>
        </w:rPr>
        <w:t xml:space="preserve">, </w:t>
      </w:r>
      <w:r w:rsidR="003F3673" w:rsidRPr="007F3B3D">
        <w:rPr>
          <w:rFonts w:ascii="Times New Roman" w:hAnsi="Times New Roman" w:cs="Times New Roman"/>
          <w:i/>
          <w:sz w:val="24"/>
        </w:rPr>
        <w:t>Firmicutes</w:t>
      </w:r>
      <w:r w:rsidR="003F3673" w:rsidRPr="007F3B3D">
        <w:rPr>
          <w:rFonts w:ascii="Times New Roman" w:hAnsi="Times New Roman" w:cs="Times New Roman"/>
          <w:sz w:val="24"/>
        </w:rPr>
        <w:t xml:space="preserve">, </w:t>
      </w:r>
      <w:r w:rsidR="0052283C" w:rsidRPr="007F3B3D">
        <w:rPr>
          <w:rFonts w:ascii="Times New Roman" w:hAnsi="Times New Roman" w:cs="Times New Roman"/>
          <w:sz w:val="24"/>
        </w:rPr>
        <w:t xml:space="preserve">and </w:t>
      </w:r>
      <w:r w:rsidR="003F3673" w:rsidRPr="007F3B3D">
        <w:rPr>
          <w:rFonts w:ascii="Times New Roman" w:hAnsi="Times New Roman" w:cs="Times New Roman"/>
          <w:i/>
          <w:sz w:val="24"/>
        </w:rPr>
        <w:t>Proteobacteria</w:t>
      </w:r>
      <w:r w:rsidR="003F3673" w:rsidRPr="007F3B3D">
        <w:rPr>
          <w:rFonts w:ascii="Times New Roman" w:hAnsi="Times New Roman" w:cs="Times New Roman"/>
          <w:sz w:val="24"/>
        </w:rPr>
        <w:t>.</w:t>
      </w:r>
      <w:r w:rsidR="0007634A" w:rsidRPr="007F3B3D">
        <w:rPr>
          <w:rFonts w:ascii="Times New Roman" w:hAnsi="Times New Roman" w:cs="Times New Roman"/>
          <w:sz w:val="24"/>
        </w:rPr>
        <w:t xml:space="preserve"> </w:t>
      </w:r>
    </w:p>
    <w:p w14:paraId="3B44D071" w14:textId="77777777" w:rsidR="00BE0478" w:rsidRDefault="00BE0478" w:rsidP="006B5DF1">
      <w:pPr>
        <w:spacing w:line="360" w:lineRule="auto"/>
        <w:rPr>
          <w:rFonts w:ascii="Times New Roman" w:hAnsi="Times New Roman" w:cs="Times New Roman"/>
          <w:sz w:val="24"/>
        </w:rPr>
      </w:pPr>
    </w:p>
    <w:p w14:paraId="7D292A93" w14:textId="59A17A18" w:rsidR="00BB4182" w:rsidRPr="007F3B3D" w:rsidRDefault="00BB4182" w:rsidP="006B5DF1">
      <w:pPr>
        <w:spacing w:line="360" w:lineRule="auto"/>
        <w:rPr>
          <w:rFonts w:ascii="Times New Roman" w:hAnsi="Times New Roman" w:cs="Times New Roman"/>
          <w:sz w:val="24"/>
        </w:rPr>
      </w:pPr>
      <w:r w:rsidRPr="007F3B3D">
        <w:rPr>
          <w:rFonts w:ascii="Times New Roman" w:hAnsi="Times New Roman" w:cs="Times New Roman"/>
          <w:sz w:val="24"/>
        </w:rPr>
        <w:t xml:space="preserve">Combined with diet, environmental </w:t>
      </w:r>
      <w:r w:rsidR="00F309F6">
        <w:rPr>
          <w:rFonts w:ascii="Times New Roman" w:hAnsi="Times New Roman" w:cs="Times New Roman"/>
          <w:sz w:val="24"/>
        </w:rPr>
        <w:t xml:space="preserve">conditions </w:t>
      </w:r>
      <w:r w:rsidRPr="007F3B3D">
        <w:rPr>
          <w:rFonts w:ascii="Times New Roman" w:hAnsi="Times New Roman" w:cs="Times New Roman"/>
          <w:sz w:val="24"/>
        </w:rPr>
        <w:t xml:space="preserve">and inheritance, gut microbiome is </w:t>
      </w:r>
      <w:r w:rsidR="00F309F6">
        <w:rPr>
          <w:rFonts w:ascii="Times New Roman" w:hAnsi="Times New Roman" w:cs="Times New Roman"/>
          <w:sz w:val="24"/>
        </w:rPr>
        <w:t xml:space="preserve">one of the </w:t>
      </w:r>
      <w:r w:rsidRPr="007F3B3D">
        <w:rPr>
          <w:rFonts w:ascii="Times New Roman" w:hAnsi="Times New Roman" w:cs="Times New Roman"/>
          <w:sz w:val="24"/>
        </w:rPr>
        <w:t xml:space="preserve">most </w:t>
      </w:r>
      <w:r w:rsidR="00F309F6">
        <w:rPr>
          <w:rFonts w:ascii="Times New Roman" w:hAnsi="Times New Roman" w:cs="Times New Roman"/>
          <w:sz w:val="24"/>
        </w:rPr>
        <w:t>impactful factors</w:t>
      </w:r>
      <w:r w:rsidRPr="007F3B3D">
        <w:rPr>
          <w:rFonts w:ascii="Times New Roman" w:hAnsi="Times New Roman" w:cs="Times New Roman"/>
          <w:sz w:val="24"/>
        </w:rPr>
        <w:t xml:space="preserve"> in maintaining human healt</w:t>
      </w:r>
      <w:ins w:id="19" w:author="尹然(基础科学研究部)" w:date="2021-08-10T10:01:00Z">
        <w:r w:rsidR="000B69A7">
          <w:rPr>
            <w:rFonts w:ascii="Times New Roman" w:hAnsi="Times New Roman" w:cs="Times New Roman"/>
            <w:sz w:val="24"/>
          </w:rPr>
          <w:t>h</w:t>
        </w:r>
      </w:ins>
      <w:r w:rsidR="000A5660">
        <w:rPr>
          <w:rFonts w:ascii="Times New Roman" w:hAnsi="Times New Roman" w:cs="Times New Roman"/>
          <w:sz w:val="24"/>
        </w:rPr>
        <w:t>.</w:t>
      </w:r>
      <w:r w:rsidR="00A666E5">
        <w:rPr>
          <w:rFonts w:ascii="Times New Roman" w:hAnsi="Times New Roman" w:cs="Times New Roman"/>
          <w:sz w:val="24"/>
        </w:rPr>
        <w:t xml:space="preserve"> </w:t>
      </w:r>
      <w:r w:rsidR="00375319">
        <w:rPr>
          <w:rFonts w:ascii="Times New Roman" w:hAnsi="Times New Roman" w:cs="Times New Roman"/>
          <w:sz w:val="24"/>
        </w:rPr>
        <w:t xml:space="preserve">Gut microbiome composition </w:t>
      </w:r>
      <w:r w:rsidR="009E649F">
        <w:rPr>
          <w:rFonts w:ascii="Times New Roman" w:hAnsi="Times New Roman" w:cs="Times New Roman"/>
          <w:sz w:val="24"/>
        </w:rPr>
        <w:t xml:space="preserve">determines how efficiently food is </w:t>
      </w:r>
      <w:r w:rsidR="002D5FF2">
        <w:rPr>
          <w:rFonts w:ascii="Times New Roman" w:hAnsi="Times New Roman" w:cs="Times New Roman"/>
          <w:sz w:val="24"/>
        </w:rPr>
        <w:t>processed into</w:t>
      </w:r>
      <w:r w:rsidR="009E649F">
        <w:rPr>
          <w:rFonts w:ascii="Times New Roman" w:hAnsi="Times New Roman" w:cs="Times New Roman"/>
          <w:sz w:val="24"/>
        </w:rPr>
        <w:t xml:space="preserve"> </w:t>
      </w:r>
      <w:r w:rsidR="002D5FF2">
        <w:rPr>
          <w:rFonts w:ascii="Times New Roman" w:hAnsi="Times New Roman" w:cs="Times New Roman"/>
          <w:sz w:val="24"/>
        </w:rPr>
        <w:t>metabolites</w:t>
      </w:r>
      <w:r w:rsidR="009E649F">
        <w:rPr>
          <w:rFonts w:ascii="Times New Roman" w:hAnsi="Times New Roman" w:cs="Times New Roman"/>
          <w:sz w:val="24"/>
        </w:rPr>
        <w:t xml:space="preserve"> such as </w:t>
      </w:r>
      <w:r w:rsidR="002D5FF2">
        <w:rPr>
          <w:rFonts w:ascii="Times New Roman" w:hAnsi="Times New Roman" w:cs="Times New Roman"/>
          <w:sz w:val="24"/>
        </w:rPr>
        <w:t xml:space="preserve">amino acids, bile acids and short-chain fatty acids. </w:t>
      </w:r>
      <w:r w:rsidR="00375319">
        <w:rPr>
          <w:rFonts w:ascii="Times New Roman" w:hAnsi="Times New Roman" w:cs="Times New Roman"/>
          <w:sz w:val="24"/>
        </w:rPr>
        <w:t xml:space="preserve"> </w:t>
      </w:r>
      <w:r w:rsidR="002D5FF2">
        <w:rPr>
          <w:rFonts w:ascii="Times New Roman" w:hAnsi="Times New Roman" w:cs="Times New Roman"/>
          <w:sz w:val="24"/>
        </w:rPr>
        <w:t xml:space="preserve">In the current study we </w:t>
      </w:r>
      <w:r w:rsidR="00403ABD">
        <w:rPr>
          <w:rFonts w:ascii="Times New Roman" w:hAnsi="Times New Roman" w:cs="Times New Roman"/>
          <w:sz w:val="24"/>
        </w:rPr>
        <w:t xml:space="preserve">used </w:t>
      </w:r>
      <w:r w:rsidR="00403ABD" w:rsidRPr="007F3B3D">
        <w:rPr>
          <w:rFonts w:ascii="Times New Roman" w:hAnsi="Times New Roman" w:cs="Times New Roman"/>
          <w:sz w:val="24"/>
        </w:rPr>
        <w:t>C57BL/</w:t>
      </w:r>
      <w:r w:rsidR="00403ABD">
        <w:rPr>
          <w:rFonts w:ascii="Times New Roman" w:hAnsi="Times New Roman" w:cs="Times New Roman"/>
          <w:sz w:val="24"/>
        </w:rPr>
        <w:t>6</w:t>
      </w:r>
      <w:r w:rsidR="00403ABD" w:rsidRPr="007F3B3D">
        <w:rPr>
          <w:rFonts w:ascii="Times New Roman" w:hAnsi="Times New Roman" w:cs="Times New Roman"/>
          <w:sz w:val="24"/>
        </w:rPr>
        <w:t xml:space="preserve">J wide-type (WT) and Nrf2 gene knockout (KO) </w:t>
      </w:r>
      <w:r w:rsidR="00403ABD">
        <w:rPr>
          <w:rFonts w:ascii="Times New Roman" w:hAnsi="Times New Roman" w:cs="Times New Roman"/>
          <w:sz w:val="24"/>
        </w:rPr>
        <w:t xml:space="preserve">to </w:t>
      </w:r>
      <w:r w:rsidR="002D5FF2">
        <w:rPr>
          <w:rFonts w:ascii="Times New Roman" w:hAnsi="Times New Roman" w:cs="Times New Roman"/>
          <w:sz w:val="24"/>
        </w:rPr>
        <w:lastRenderedPageBreak/>
        <w:t>test diets to which either c</w:t>
      </w:r>
      <w:r w:rsidR="00375319">
        <w:rPr>
          <w:rFonts w:ascii="Times New Roman" w:hAnsi="Times New Roman" w:cs="Times New Roman"/>
          <w:sz w:val="24"/>
        </w:rPr>
        <w:t>ranberry</w:t>
      </w:r>
      <w:r w:rsidR="002D5FF2">
        <w:rPr>
          <w:rFonts w:ascii="Times New Roman" w:hAnsi="Times New Roman" w:cs="Times New Roman"/>
          <w:sz w:val="24"/>
        </w:rPr>
        <w:t xml:space="preserve"> or </w:t>
      </w:r>
      <w:r w:rsidR="002D5FF2" w:rsidRPr="007F3B3D">
        <w:rPr>
          <w:rFonts w:ascii="Times New Roman" w:hAnsi="Times New Roman" w:cs="Times New Roman"/>
          <w:sz w:val="24"/>
        </w:rPr>
        <w:t>phenethyl isothiocyanate</w:t>
      </w:r>
      <w:r w:rsidR="002D5FF2">
        <w:rPr>
          <w:rFonts w:ascii="Times New Roman" w:hAnsi="Times New Roman" w:cs="Times New Roman"/>
          <w:sz w:val="24"/>
        </w:rPr>
        <w:t xml:space="preserve"> (PEITC) were added since both have been shown to boost the production of these metabolites.  </w:t>
      </w:r>
      <w:r w:rsidR="00F309F6">
        <w:rPr>
          <w:rFonts w:ascii="Times New Roman" w:hAnsi="Times New Roman" w:cs="Times New Roman"/>
          <w:sz w:val="24"/>
        </w:rPr>
        <w:t>Possible h</w:t>
      </w:r>
      <w:r w:rsidR="000575B8">
        <w:rPr>
          <w:rFonts w:ascii="Times New Roman" w:hAnsi="Times New Roman" w:cs="Times New Roman"/>
          <w:sz w:val="24"/>
        </w:rPr>
        <w:t>ealth benefi</w:t>
      </w:r>
      <w:r w:rsidR="002D5FF2">
        <w:rPr>
          <w:rFonts w:ascii="Times New Roman" w:hAnsi="Times New Roman" w:cs="Times New Roman"/>
          <w:sz w:val="24"/>
        </w:rPr>
        <w:t xml:space="preserve">ts of these </w:t>
      </w:r>
      <w:r w:rsidR="00403ABD">
        <w:rPr>
          <w:rFonts w:ascii="Times New Roman" w:hAnsi="Times New Roman" w:cs="Times New Roman"/>
          <w:sz w:val="24"/>
        </w:rPr>
        <w:t>food additives</w:t>
      </w:r>
      <w:r w:rsidR="002D5FF2">
        <w:rPr>
          <w:rFonts w:ascii="Times New Roman" w:hAnsi="Times New Roman" w:cs="Times New Roman"/>
          <w:sz w:val="24"/>
        </w:rPr>
        <w:t xml:space="preserve"> include </w:t>
      </w:r>
      <w:r w:rsidR="000575B8">
        <w:rPr>
          <w:rFonts w:ascii="Times New Roman" w:hAnsi="Times New Roman" w:cs="Times New Roman"/>
          <w:sz w:val="24"/>
        </w:rPr>
        <w:t xml:space="preserve">cancer prevention and </w:t>
      </w:r>
      <w:r w:rsidR="002D5FF2">
        <w:rPr>
          <w:rFonts w:ascii="Times New Roman" w:hAnsi="Times New Roman" w:cs="Times New Roman"/>
          <w:sz w:val="24"/>
        </w:rPr>
        <w:t xml:space="preserve">activation of </w:t>
      </w:r>
      <w:r w:rsidR="000575B8">
        <w:rPr>
          <w:rFonts w:ascii="Times New Roman" w:hAnsi="Times New Roman" w:cs="Times New Roman"/>
          <w:sz w:val="24"/>
        </w:rPr>
        <w:t>Nrf2</w:t>
      </w:r>
      <w:r w:rsidR="00403ABD">
        <w:rPr>
          <w:rFonts w:ascii="Times New Roman" w:hAnsi="Times New Roman" w:cs="Times New Roman"/>
          <w:sz w:val="24"/>
        </w:rPr>
        <w:t xml:space="preserve"> pathway</w:t>
      </w:r>
      <w:r w:rsidR="000575B8">
        <w:rPr>
          <w:rFonts w:ascii="Times New Roman" w:hAnsi="Times New Roman" w:cs="Times New Roman"/>
          <w:sz w:val="24"/>
        </w:rPr>
        <w:t>, a master regulator of oxidative stress and inflammation</w:t>
      </w:r>
      <w:r w:rsidR="002D5FF2">
        <w:rPr>
          <w:rFonts w:ascii="Times New Roman" w:hAnsi="Times New Roman" w:cs="Times New Roman"/>
          <w:sz w:val="24"/>
        </w:rPr>
        <w:t xml:space="preserve">. </w:t>
      </w:r>
    </w:p>
    <w:p w14:paraId="2F533467" w14:textId="52C04E78" w:rsidR="00117F3B" w:rsidRPr="00F309F6" w:rsidRDefault="00334E86" w:rsidP="00F309F6">
      <w:pPr>
        <w:pStyle w:val="1"/>
      </w:pPr>
      <w:bookmarkStart w:id="20" w:name="_Toc69294825"/>
      <w:bookmarkStart w:id="21" w:name="_Toc76818020"/>
      <w:r w:rsidRPr="00F309F6">
        <w:t xml:space="preserve">2. </w:t>
      </w:r>
      <w:r w:rsidR="00E65298" w:rsidRPr="00F309F6">
        <w:t>Materials and Methods</w:t>
      </w:r>
      <w:bookmarkEnd w:id="20"/>
      <w:bookmarkEnd w:id="21"/>
    </w:p>
    <w:p w14:paraId="260E1595" w14:textId="2F3AC74F" w:rsidR="006709EF" w:rsidRPr="00F309F6" w:rsidRDefault="00334E86" w:rsidP="00F309F6">
      <w:pPr>
        <w:pStyle w:val="2"/>
      </w:pPr>
      <w:bookmarkStart w:id="22" w:name="_Toc69294826"/>
      <w:bookmarkStart w:id="23" w:name="_Toc76818021"/>
      <w:r w:rsidRPr="00F309F6">
        <w:t xml:space="preserve">2.1 </w:t>
      </w:r>
      <w:r w:rsidR="003920F8" w:rsidRPr="00F309F6">
        <w:t>Experimental design, animal</w:t>
      </w:r>
      <w:r w:rsidR="00D5785D" w:rsidRPr="00F309F6">
        <w:t>s</w:t>
      </w:r>
      <w:r w:rsidR="00F926D1" w:rsidRPr="00F309F6">
        <w:t>,</w:t>
      </w:r>
      <w:r w:rsidR="003920F8" w:rsidRPr="00F309F6">
        <w:t xml:space="preserve"> and diet</w:t>
      </w:r>
      <w:r w:rsidR="00F926D1" w:rsidRPr="00F309F6">
        <w:t xml:space="preserve"> administration</w:t>
      </w:r>
      <w:bookmarkEnd w:id="22"/>
      <w:bookmarkEnd w:id="23"/>
    </w:p>
    <w:p w14:paraId="7CFCF790" w14:textId="77777777" w:rsidR="00F309F6" w:rsidRPr="00F309F6" w:rsidRDefault="00F309F6" w:rsidP="00F309F6"/>
    <w:p w14:paraId="2FA9BFE1" w14:textId="154F1F32" w:rsidR="006D5483" w:rsidRDefault="00936CED" w:rsidP="003920F8">
      <w:pPr>
        <w:spacing w:line="360" w:lineRule="auto"/>
        <w:rPr>
          <w:rFonts w:ascii="Times New Roman" w:hAnsi="Times New Roman" w:cs="Times New Roman"/>
          <w:sz w:val="24"/>
        </w:rPr>
      </w:pPr>
      <w:ins w:id="24" w:author="尹然(基础科学研究部)" w:date="2021-08-10T10:02:00Z">
        <w:r w:rsidRPr="007F3B3D">
          <w:rPr>
            <w:rFonts w:ascii="Times New Roman" w:hAnsi="Times New Roman" w:cs="Times New Roman"/>
            <w:sz w:val="24"/>
          </w:rPr>
          <w:t>C57BL/</w:t>
        </w:r>
        <w:r>
          <w:rPr>
            <w:rFonts w:ascii="Times New Roman" w:hAnsi="Times New Roman" w:cs="Times New Roman"/>
            <w:sz w:val="24"/>
          </w:rPr>
          <w:t>6</w:t>
        </w:r>
        <w:r w:rsidRPr="007F3B3D">
          <w:rPr>
            <w:rFonts w:ascii="Times New Roman" w:hAnsi="Times New Roman" w:cs="Times New Roman"/>
            <w:sz w:val="24"/>
          </w:rPr>
          <w:t xml:space="preserve">J </w:t>
        </w:r>
      </w:ins>
      <w:r w:rsidR="00E54103" w:rsidRPr="007F3B3D">
        <w:rPr>
          <w:rFonts w:ascii="Times New Roman" w:hAnsi="Times New Roman" w:cs="Times New Roman"/>
          <w:sz w:val="24"/>
        </w:rPr>
        <w:t>WT</w:t>
      </w:r>
      <w:r w:rsidR="003209EC" w:rsidRPr="007F3B3D">
        <w:rPr>
          <w:rFonts w:ascii="Times New Roman" w:hAnsi="Times New Roman" w:cs="Times New Roman"/>
          <w:sz w:val="24"/>
        </w:rPr>
        <w:t xml:space="preserve"> </w:t>
      </w:r>
      <w:r w:rsidR="003920F8" w:rsidRPr="007F3B3D">
        <w:rPr>
          <w:rFonts w:ascii="Times New Roman" w:hAnsi="Times New Roman" w:cs="Times New Roman"/>
          <w:sz w:val="24"/>
        </w:rPr>
        <w:t xml:space="preserve">mice </w:t>
      </w:r>
      <w:r w:rsidR="00E331CC" w:rsidRPr="007F3B3D">
        <w:rPr>
          <w:rFonts w:ascii="Times New Roman" w:hAnsi="Times New Roman" w:cs="Times New Roman"/>
          <w:sz w:val="24"/>
        </w:rPr>
        <w:t>were</w:t>
      </w:r>
      <w:r w:rsidR="003920F8" w:rsidRPr="007F3B3D">
        <w:rPr>
          <w:rFonts w:ascii="Times New Roman" w:hAnsi="Times New Roman" w:cs="Times New Roman"/>
          <w:sz w:val="24"/>
        </w:rPr>
        <w:t xml:space="preserve"> purchased fr</w:t>
      </w:r>
      <w:r w:rsidR="00E331CC" w:rsidRPr="007F3B3D">
        <w:rPr>
          <w:rFonts w:ascii="Times New Roman" w:hAnsi="Times New Roman" w:cs="Times New Roman"/>
          <w:sz w:val="24"/>
        </w:rPr>
        <w:t>om Jackson Laboratory (Bar Harbor, ME)</w:t>
      </w:r>
      <w:r w:rsidR="003209EC" w:rsidRPr="007F3B3D">
        <w:rPr>
          <w:rFonts w:ascii="Times New Roman" w:hAnsi="Times New Roman" w:cs="Times New Roman"/>
          <w:sz w:val="24"/>
        </w:rPr>
        <w:t>. C57BL</w:t>
      </w:r>
      <w:r w:rsidR="00E331CC" w:rsidRPr="007F3B3D">
        <w:rPr>
          <w:rFonts w:ascii="Times New Roman" w:hAnsi="Times New Roman" w:cs="Times New Roman"/>
          <w:sz w:val="24"/>
        </w:rPr>
        <w:t>/</w:t>
      </w:r>
      <w:r w:rsidR="00403ABD">
        <w:rPr>
          <w:rFonts w:ascii="Times New Roman" w:hAnsi="Times New Roman" w:cs="Times New Roman"/>
          <w:sz w:val="24"/>
        </w:rPr>
        <w:t>6</w:t>
      </w:r>
      <w:r w:rsidR="003209EC" w:rsidRPr="007F3B3D">
        <w:rPr>
          <w:rFonts w:ascii="Times New Roman" w:hAnsi="Times New Roman" w:cs="Times New Roman"/>
          <w:sz w:val="24"/>
        </w:rPr>
        <w:t xml:space="preserve">J </w:t>
      </w:r>
      <w:r w:rsidR="00403ABD">
        <w:rPr>
          <w:rFonts w:ascii="Times New Roman" w:hAnsi="Times New Roman" w:cs="Times New Roman"/>
          <w:sz w:val="24"/>
        </w:rPr>
        <w:t>Nrf2 KO</w:t>
      </w:r>
      <w:r w:rsidR="004020A8" w:rsidRPr="007F3B3D">
        <w:rPr>
          <w:rFonts w:ascii="Times New Roman" w:hAnsi="Times New Roman" w:cs="Times New Roman"/>
          <w:sz w:val="24"/>
        </w:rPr>
        <w:t xml:space="preserve"> mice </w:t>
      </w:r>
      <w:r w:rsidR="00D556EB">
        <w:rPr>
          <w:rFonts w:ascii="Times New Roman" w:hAnsi="Times New Roman" w:cs="Times New Roman"/>
          <w:sz w:val="24"/>
        </w:rPr>
        <w:t>have been maintained in our laboratory since 2005</w:t>
      </w:r>
      <w:r w:rsidR="00BB4389">
        <w:rPr>
          <w:rFonts w:ascii="Times New Roman" w:hAnsi="Times New Roman" w:cs="Times New Roman"/>
          <w:sz w:val="24"/>
        </w:rPr>
        <w:t xml:space="preserve"> </w:t>
      </w:r>
      <w:r w:rsidR="00E331CC" w:rsidRPr="007F3B3D">
        <w:rPr>
          <w:rFonts w:ascii="Times New Roman" w:hAnsi="Times New Roman" w:cs="Times New Roman"/>
          <w:sz w:val="24"/>
        </w:rPr>
        <w:fldChar w:fldCharType="begin">
          <w:fldData xml:space="preserve">PEVuZE5vdGU+PENpdGU+PEF1dGhvcj5TaGVuPC9BdXRob3I+PFllYXI+MjAwNjwvWWVhcj48UmVj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</w:fldData>
        </w:fldChar>
      </w:r>
      <w:r w:rsidR="00576283">
        <w:rPr>
          <w:rFonts w:ascii="Times New Roman" w:hAnsi="Times New Roman" w:cs="Times New Roman"/>
          <w:sz w:val="24"/>
        </w:rPr>
        <w:instrText xml:space="preserve"> ADDIN EN.CITE </w:instrText>
      </w:r>
      <w:r w:rsidR="00576283">
        <w:rPr>
          <w:rFonts w:ascii="Times New Roman" w:hAnsi="Times New Roman" w:cs="Times New Roman"/>
          <w:sz w:val="24"/>
        </w:rPr>
        <w:fldChar w:fldCharType="begin">
          <w:fldData xml:space="preserve">PEVuZE5vdGU+PENpdGU+PEF1dGhvcj5TaGVuPC9BdXRob3I+PFllYXI+MjAwNjwvWWVhcj48UmVj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</w:fldData>
        </w:fldChar>
      </w:r>
      <w:r w:rsidR="00576283">
        <w:rPr>
          <w:rFonts w:ascii="Times New Roman" w:hAnsi="Times New Roman" w:cs="Times New Roman"/>
          <w:sz w:val="24"/>
        </w:rPr>
        <w:instrText xml:space="preserve"> ADDIN EN.CITE.DATA </w:instrText>
      </w:r>
      <w:r w:rsidR="00576283">
        <w:rPr>
          <w:rFonts w:ascii="Times New Roman" w:hAnsi="Times New Roman" w:cs="Times New Roman"/>
          <w:sz w:val="24"/>
        </w:rPr>
      </w:r>
      <w:r w:rsidR="00576283">
        <w:rPr>
          <w:rFonts w:ascii="Times New Roman" w:hAnsi="Times New Roman" w:cs="Times New Roman"/>
          <w:sz w:val="24"/>
        </w:rPr>
        <w:fldChar w:fldCharType="end"/>
      </w:r>
      <w:r w:rsidR="00E331CC" w:rsidRPr="007F3B3D">
        <w:rPr>
          <w:rFonts w:ascii="Times New Roman" w:hAnsi="Times New Roman" w:cs="Times New Roman"/>
          <w:sz w:val="24"/>
        </w:rPr>
      </w:r>
      <w:r w:rsidR="00E331CC" w:rsidRPr="007F3B3D">
        <w:rPr>
          <w:rFonts w:ascii="Times New Roman" w:hAnsi="Times New Roman" w:cs="Times New Roman"/>
          <w:sz w:val="24"/>
        </w:rPr>
        <w:fldChar w:fldCharType="separate"/>
      </w:r>
      <w:r w:rsidR="00BB4389">
        <w:rPr>
          <w:rFonts w:ascii="Times New Roman" w:hAnsi="Times New Roman" w:cs="Times New Roman"/>
          <w:noProof/>
          <w:sz w:val="24"/>
        </w:rPr>
        <w:t>(Lin et al., 2008; Shen et al., 2006)</w:t>
      </w:r>
      <w:r w:rsidR="00E331CC" w:rsidRPr="007F3B3D">
        <w:rPr>
          <w:rFonts w:ascii="Times New Roman" w:hAnsi="Times New Roman" w:cs="Times New Roman"/>
          <w:sz w:val="24"/>
        </w:rPr>
        <w:fldChar w:fldCharType="end"/>
      </w:r>
      <w:r w:rsidR="00E331CC" w:rsidRPr="007F3B3D">
        <w:rPr>
          <w:rFonts w:ascii="Times New Roman" w:hAnsi="Times New Roman" w:cs="Times New Roman"/>
          <w:sz w:val="24"/>
        </w:rPr>
        <w:t>.</w:t>
      </w:r>
      <w:r w:rsidR="00AB4F15" w:rsidRPr="007F3B3D">
        <w:rPr>
          <w:rFonts w:ascii="Times New Roman" w:hAnsi="Times New Roman" w:cs="Times New Roman"/>
          <w:sz w:val="24"/>
        </w:rPr>
        <w:t xml:space="preserve"> All mice </w:t>
      </w:r>
      <w:r w:rsidR="003920F8" w:rsidRPr="007F3B3D">
        <w:rPr>
          <w:rFonts w:ascii="Times New Roman" w:hAnsi="Times New Roman" w:cs="Times New Roman"/>
          <w:sz w:val="24"/>
        </w:rPr>
        <w:t xml:space="preserve">were </w:t>
      </w:r>
      <w:r w:rsidR="00403ABD">
        <w:rPr>
          <w:rFonts w:ascii="Times New Roman" w:hAnsi="Times New Roman" w:cs="Times New Roman"/>
          <w:sz w:val="24"/>
        </w:rPr>
        <w:t>kept</w:t>
      </w:r>
      <w:r w:rsidR="003920F8" w:rsidRPr="007F3B3D">
        <w:rPr>
          <w:rFonts w:ascii="Times New Roman" w:hAnsi="Times New Roman" w:cs="Times New Roman"/>
          <w:sz w:val="24"/>
        </w:rPr>
        <w:t xml:space="preserve"> </w:t>
      </w:r>
      <w:r w:rsidR="00392DDE" w:rsidRPr="007F3B3D">
        <w:rPr>
          <w:rFonts w:ascii="Times New Roman" w:hAnsi="Times New Roman" w:cs="Times New Roman"/>
          <w:sz w:val="24"/>
        </w:rPr>
        <w:t>at a controlled temperature (20-22°C) and humidity (45–</w:t>
      </w:r>
      <w:r w:rsidR="003920F8" w:rsidRPr="007F3B3D">
        <w:rPr>
          <w:rFonts w:ascii="Times New Roman" w:hAnsi="Times New Roman" w:cs="Times New Roman"/>
          <w:sz w:val="24"/>
        </w:rPr>
        <w:t xml:space="preserve">55%) </w:t>
      </w:r>
      <w:r w:rsidR="00AB4F15" w:rsidRPr="007F3B3D">
        <w:rPr>
          <w:rFonts w:ascii="Times New Roman" w:hAnsi="Times New Roman" w:cs="Times New Roman"/>
          <w:sz w:val="24"/>
        </w:rPr>
        <w:t xml:space="preserve">environment </w:t>
      </w:r>
      <w:r w:rsidR="003920F8" w:rsidRPr="007F3B3D">
        <w:rPr>
          <w:rFonts w:ascii="Times New Roman" w:hAnsi="Times New Roman" w:cs="Times New Roman"/>
          <w:sz w:val="24"/>
        </w:rPr>
        <w:t xml:space="preserve">under 12-hour light and dark cycles at the Rutgers Animal Facility. Food and water were provided </w:t>
      </w:r>
      <w:r w:rsidR="003920F8" w:rsidRPr="007F3B3D">
        <w:rPr>
          <w:rFonts w:ascii="Times New Roman" w:hAnsi="Times New Roman" w:cs="Times New Roman"/>
          <w:i/>
          <w:sz w:val="24"/>
        </w:rPr>
        <w:t>ad libitum</w:t>
      </w:r>
      <w:r w:rsidR="003920F8" w:rsidRPr="007F3B3D">
        <w:rPr>
          <w:rFonts w:ascii="Times New Roman" w:hAnsi="Times New Roman" w:cs="Times New Roman"/>
          <w:sz w:val="24"/>
        </w:rPr>
        <w:t xml:space="preserve">. </w:t>
      </w:r>
      <w:r w:rsidR="006D5483">
        <w:rPr>
          <w:rFonts w:ascii="Times New Roman" w:hAnsi="Times New Roman" w:cs="Times New Roman"/>
          <w:sz w:val="24"/>
        </w:rPr>
        <w:t>The study was stacked into three experiments.</w:t>
      </w:r>
    </w:p>
    <w:p w14:paraId="112AD7C1" w14:textId="6436A1EC" w:rsidR="006D5483" w:rsidRDefault="006D5483" w:rsidP="003920F8">
      <w:pPr>
        <w:spacing w:line="360" w:lineRule="auto"/>
        <w:rPr>
          <w:rFonts w:ascii="Times New Roman" w:hAnsi="Times New Roman" w:cs="Times New Roman"/>
          <w:sz w:val="24"/>
        </w:rPr>
      </w:pPr>
      <w:r>
        <w:rPr>
          <w:rFonts w:ascii="Times New Roman" w:hAnsi="Times New Roman" w:cs="Times New Roman"/>
          <w:sz w:val="24"/>
        </w:rPr>
        <w:t>All mice</w:t>
      </w:r>
      <w:r w:rsidRPr="007F3B3D">
        <w:rPr>
          <w:rFonts w:ascii="Times New Roman" w:hAnsi="Times New Roman" w:cs="Times New Roman"/>
          <w:sz w:val="24"/>
        </w:rPr>
        <w:t xml:space="preserve"> were firstly given a 2-week gut microbiota equalization period </w:t>
      </w:r>
      <w:r>
        <w:rPr>
          <w:rFonts w:ascii="Times New Roman" w:hAnsi="Times New Roman" w:cs="Times New Roman"/>
          <w:sz w:val="24"/>
        </w:rPr>
        <w:t xml:space="preserve">during which they </w:t>
      </w:r>
      <w:r w:rsidR="00F309F6">
        <w:rPr>
          <w:rFonts w:ascii="Times New Roman" w:hAnsi="Times New Roman" w:cs="Times New Roman"/>
          <w:sz w:val="24"/>
        </w:rPr>
        <w:t xml:space="preserve">were </w:t>
      </w:r>
      <w:r>
        <w:rPr>
          <w:rFonts w:ascii="Times New Roman" w:hAnsi="Times New Roman" w:cs="Times New Roman"/>
          <w:sz w:val="24"/>
        </w:rPr>
        <w:t xml:space="preserve">fed </w:t>
      </w:r>
      <w:r w:rsidRPr="007F3B3D">
        <w:rPr>
          <w:rFonts w:ascii="Times New Roman" w:hAnsi="Times New Roman" w:cs="Times New Roman"/>
          <w:sz w:val="24"/>
        </w:rPr>
        <w:t>with AIN93M control diet (Research Diets, Inc. NJ)</w:t>
      </w:r>
      <w:r>
        <w:rPr>
          <w:rFonts w:ascii="Times New Roman" w:hAnsi="Times New Roman" w:cs="Times New Roman"/>
          <w:sz w:val="24"/>
        </w:rPr>
        <w:t xml:space="preserve">. </w:t>
      </w:r>
    </w:p>
    <w:p w14:paraId="68C0A955" w14:textId="400EE225" w:rsidR="006D5483" w:rsidRDefault="006D5483" w:rsidP="003920F8">
      <w:pPr>
        <w:spacing w:line="360" w:lineRule="auto"/>
        <w:rPr>
          <w:rFonts w:ascii="Times New Roman" w:hAnsi="Times New Roman" w:cs="Times New Roman"/>
          <w:sz w:val="24"/>
        </w:rPr>
      </w:pPr>
      <w:r w:rsidRPr="00953DE9">
        <w:rPr>
          <w:rFonts w:ascii="Times New Roman" w:hAnsi="Times New Roman" w:cs="Times New Roman"/>
          <w:sz w:val="24"/>
        </w:rPr>
        <w:t xml:space="preserve">In </w:t>
      </w:r>
      <w:r w:rsidR="00F309F6" w:rsidRPr="00953DE9">
        <w:rPr>
          <w:rFonts w:ascii="Times New Roman" w:hAnsi="Times New Roman" w:cs="Times New Roman"/>
          <w:sz w:val="24"/>
        </w:rPr>
        <w:t>the first study</w:t>
      </w:r>
      <w:r w:rsidRPr="00953DE9">
        <w:rPr>
          <w:rFonts w:ascii="Times New Roman" w:hAnsi="Times New Roman" w:cs="Times New Roman"/>
          <w:sz w:val="24"/>
        </w:rPr>
        <w:t xml:space="preserve">, </w:t>
      </w:r>
      <w:del w:id="25" w:author="尹然(基础科学研究部) [2]" w:date="2021-08-10T21:17:00Z">
        <w:r w:rsidRPr="00953DE9" w:rsidDel="00FF1D1F">
          <w:rPr>
            <w:rFonts w:ascii="Times New Roman" w:hAnsi="Times New Roman" w:cs="Times New Roman"/>
            <w:sz w:val="24"/>
            <w:highlight w:val="yellow"/>
            <w:rPrChange w:id="26" w:author="尹然(基础科学研究部)" w:date="2021-08-10T21:13:00Z">
              <w:rPr>
                <w:rFonts w:ascii="Times New Roman" w:hAnsi="Times New Roman" w:cs="Times New Roman"/>
                <w:sz w:val="24"/>
              </w:rPr>
            </w:rPrChange>
          </w:rPr>
          <w:delText>10</w:delText>
        </w:r>
        <w:r w:rsidRPr="00953DE9" w:rsidDel="00FF1D1F">
          <w:rPr>
            <w:rFonts w:ascii="Times New Roman" w:hAnsi="Times New Roman" w:cs="Times New Roman"/>
            <w:sz w:val="24"/>
          </w:rPr>
          <w:delText xml:space="preserve"> </w:delText>
        </w:r>
      </w:del>
      <w:ins w:id="27" w:author="尹然(基础科学研究部) [2]" w:date="2021-08-10T21:17:00Z">
        <w:r w:rsidR="00FF1D1F">
          <w:rPr>
            <w:rFonts w:ascii="Times New Roman" w:hAnsi="Times New Roman" w:cs="Times New Roman"/>
            <w:sz w:val="24"/>
          </w:rPr>
          <w:t>18</w:t>
        </w:r>
        <w:r w:rsidR="00FF1D1F" w:rsidRPr="00953DE9">
          <w:rPr>
            <w:rFonts w:ascii="Times New Roman" w:hAnsi="Times New Roman" w:cs="Times New Roman"/>
            <w:sz w:val="24"/>
          </w:rPr>
          <w:t xml:space="preserve"> </w:t>
        </w:r>
      </w:ins>
      <w:r w:rsidR="00F85B52" w:rsidRPr="00953DE9">
        <w:rPr>
          <w:rFonts w:ascii="Times New Roman" w:hAnsi="Times New Roman" w:cs="Times New Roman"/>
          <w:sz w:val="24"/>
        </w:rPr>
        <w:t>Nrf2 KO</w:t>
      </w:r>
      <w:r w:rsidRPr="00953DE9">
        <w:rPr>
          <w:rFonts w:ascii="Times New Roman" w:hAnsi="Times New Roman" w:cs="Times New Roman"/>
          <w:sz w:val="24"/>
        </w:rPr>
        <w:t xml:space="preserve"> mice were randomized </w:t>
      </w:r>
      <w:r w:rsidR="00F85B52" w:rsidRPr="00953DE9">
        <w:rPr>
          <w:rFonts w:ascii="Times New Roman" w:hAnsi="Times New Roman" w:cs="Times New Roman"/>
          <w:sz w:val="24"/>
        </w:rPr>
        <w:t xml:space="preserve">after the 2-week equalization period </w:t>
      </w:r>
      <w:r w:rsidRPr="00953DE9">
        <w:rPr>
          <w:rFonts w:ascii="Times New Roman" w:hAnsi="Times New Roman" w:cs="Times New Roman"/>
          <w:sz w:val="24"/>
        </w:rPr>
        <w:t xml:space="preserve">into two group: one group continued receiving the control diet (AIN93M) while the second group’s diet was enhanced with 0.05% PEITC. </w:t>
      </w:r>
      <w:ins w:id="28" w:author="尹然(基础科学研究部) [2]" w:date="2021-08-10T21:17:00Z">
        <w:r w:rsidR="00FF1D1F">
          <w:rPr>
            <w:rFonts w:ascii="Times New Roman" w:hAnsi="Times New Roman" w:cs="Times New Roman"/>
            <w:sz w:val="24"/>
          </w:rPr>
          <w:t>In t</w:t>
        </w:r>
      </w:ins>
      <w:del w:id="29" w:author="尹然(基础科学研究部) [2]" w:date="2021-08-10T21:17:00Z">
        <w:r w:rsidR="00F309F6" w:rsidRPr="00953DE9" w:rsidDel="00FF1D1F">
          <w:rPr>
            <w:rFonts w:ascii="Times New Roman" w:hAnsi="Times New Roman" w:cs="Times New Roman"/>
            <w:sz w:val="24"/>
          </w:rPr>
          <w:delText>T</w:delText>
        </w:r>
      </w:del>
      <w:r w:rsidR="00F309F6" w:rsidRPr="00953DE9">
        <w:rPr>
          <w:rFonts w:ascii="Times New Roman" w:hAnsi="Times New Roman" w:cs="Times New Roman"/>
          <w:sz w:val="24"/>
        </w:rPr>
        <w:t>he second study</w:t>
      </w:r>
      <w:ins w:id="30" w:author="尹然(基础科学研究部) [2]" w:date="2021-08-10T21:18:00Z">
        <w:r w:rsidR="00FF1D1F">
          <w:rPr>
            <w:rFonts w:ascii="Times New Roman" w:hAnsi="Times New Roman" w:cs="Times New Roman"/>
            <w:sz w:val="24"/>
          </w:rPr>
          <w:t>, we</w:t>
        </w:r>
      </w:ins>
      <w:r w:rsidRPr="00953DE9">
        <w:rPr>
          <w:rFonts w:ascii="Times New Roman" w:hAnsi="Times New Roman" w:cs="Times New Roman"/>
          <w:sz w:val="24"/>
        </w:rPr>
        <w:t xml:space="preserve"> used </w:t>
      </w:r>
      <w:ins w:id="31" w:author="尹然(基础科学研究部) [2]" w:date="2021-08-10T21:18:00Z">
        <w:r w:rsidR="00FF1D1F">
          <w:rPr>
            <w:rFonts w:ascii="Times New Roman" w:hAnsi="Times New Roman" w:cs="Times New Roman"/>
            <w:sz w:val="24"/>
          </w:rPr>
          <w:t>10</w:t>
        </w:r>
      </w:ins>
      <w:del w:id="32" w:author="尹然(基础科学研究部) [2]" w:date="2021-08-10T21:18:00Z">
        <w:r w:rsidRPr="00953DE9" w:rsidDel="00FF1D1F">
          <w:rPr>
            <w:rFonts w:ascii="Times New Roman" w:hAnsi="Times New Roman" w:cs="Times New Roman"/>
            <w:sz w:val="24"/>
          </w:rPr>
          <w:delText>18</w:delText>
        </w:r>
      </w:del>
      <w:r w:rsidRPr="00953DE9">
        <w:rPr>
          <w:rFonts w:ascii="Times New Roman" w:hAnsi="Times New Roman" w:cs="Times New Roman"/>
          <w:sz w:val="24"/>
        </w:rPr>
        <w:t xml:space="preserve"> WT mice </w:t>
      </w:r>
      <w:r w:rsidR="00F85B52" w:rsidRPr="00953DE9">
        <w:rPr>
          <w:rFonts w:ascii="Times New Roman" w:hAnsi="Times New Roman" w:cs="Times New Roman"/>
          <w:sz w:val="24"/>
        </w:rPr>
        <w:t>that were</w:t>
      </w:r>
      <w:r w:rsidRPr="00953DE9">
        <w:rPr>
          <w:rFonts w:ascii="Times New Roman" w:hAnsi="Times New Roman" w:cs="Times New Roman"/>
          <w:sz w:val="24"/>
        </w:rPr>
        <w:t xml:space="preserve"> randomized into </w:t>
      </w:r>
      <w:r w:rsidR="00F85B52" w:rsidRPr="00953DE9">
        <w:rPr>
          <w:rFonts w:ascii="Times New Roman" w:hAnsi="Times New Roman" w:cs="Times New Roman"/>
          <w:sz w:val="24"/>
        </w:rPr>
        <w:t>either the</w:t>
      </w:r>
      <w:r w:rsidRPr="00953DE9">
        <w:rPr>
          <w:rFonts w:ascii="Times New Roman" w:hAnsi="Times New Roman" w:cs="Times New Roman"/>
          <w:sz w:val="24"/>
        </w:rPr>
        <w:t xml:space="preserve"> control diet </w:t>
      </w:r>
      <w:r w:rsidR="00F85B52" w:rsidRPr="00953DE9">
        <w:rPr>
          <w:rFonts w:ascii="Times New Roman" w:hAnsi="Times New Roman" w:cs="Times New Roman"/>
          <w:sz w:val="24"/>
        </w:rPr>
        <w:t xml:space="preserve">group </w:t>
      </w:r>
      <w:r w:rsidRPr="00953DE9">
        <w:rPr>
          <w:rFonts w:ascii="Times New Roman" w:hAnsi="Times New Roman" w:cs="Times New Roman"/>
          <w:sz w:val="24"/>
        </w:rPr>
        <w:t xml:space="preserve">(AIN93M) </w:t>
      </w:r>
      <w:r w:rsidR="00F85B52" w:rsidRPr="00953DE9">
        <w:rPr>
          <w:rFonts w:ascii="Times New Roman" w:hAnsi="Times New Roman" w:cs="Times New Roman"/>
          <w:sz w:val="24"/>
        </w:rPr>
        <w:t>or the</w:t>
      </w:r>
      <w:r w:rsidR="00F309F6" w:rsidRPr="00953DE9">
        <w:rPr>
          <w:rFonts w:ascii="Times New Roman" w:hAnsi="Times New Roman" w:cs="Times New Roman"/>
          <w:sz w:val="24"/>
        </w:rPr>
        <w:t xml:space="preserve"> </w:t>
      </w:r>
      <w:r w:rsidRPr="00953DE9">
        <w:rPr>
          <w:rFonts w:ascii="Times New Roman" w:hAnsi="Times New Roman" w:cs="Times New Roman"/>
          <w:sz w:val="24"/>
        </w:rPr>
        <w:t>PEITC</w:t>
      </w:r>
      <w:r w:rsidR="00F85B52" w:rsidRPr="00953DE9">
        <w:rPr>
          <w:rFonts w:ascii="Times New Roman" w:hAnsi="Times New Roman" w:cs="Times New Roman"/>
          <w:sz w:val="24"/>
        </w:rPr>
        <w:t xml:space="preserve">-enhanced diet group. </w:t>
      </w:r>
      <w:ins w:id="33" w:author="尹然(基础科学研究部) [2]" w:date="2021-08-10T21:21:00Z">
        <w:r w:rsidR="00FF1D1F">
          <w:rPr>
            <w:rFonts w:ascii="Times New Roman" w:hAnsi="Times New Roman" w:cs="Times New Roman"/>
            <w:sz w:val="24"/>
          </w:rPr>
          <w:t>In t</w:t>
        </w:r>
      </w:ins>
      <w:del w:id="34" w:author="尹然(基础科学研究部) [2]" w:date="2021-08-10T21:21:00Z">
        <w:r w:rsidR="00F309F6" w:rsidRPr="00953DE9" w:rsidDel="00FF1D1F">
          <w:rPr>
            <w:rFonts w:ascii="Times New Roman" w:hAnsi="Times New Roman" w:cs="Times New Roman"/>
            <w:sz w:val="24"/>
          </w:rPr>
          <w:delText>T</w:delText>
        </w:r>
      </w:del>
      <w:r w:rsidR="00F309F6" w:rsidRPr="00953DE9">
        <w:rPr>
          <w:rFonts w:ascii="Times New Roman" w:hAnsi="Times New Roman" w:cs="Times New Roman"/>
          <w:sz w:val="24"/>
        </w:rPr>
        <w:t>he third study</w:t>
      </w:r>
      <w:ins w:id="35" w:author="尹然(基础科学研究部) [2]" w:date="2021-08-10T21:21:00Z">
        <w:r w:rsidR="00FF1D1F">
          <w:rPr>
            <w:rFonts w:ascii="Times New Roman" w:hAnsi="Times New Roman" w:cs="Times New Roman"/>
            <w:sz w:val="24"/>
          </w:rPr>
          <w:t>, we</w:t>
        </w:r>
      </w:ins>
      <w:r w:rsidR="00F85B52" w:rsidRPr="00953DE9">
        <w:rPr>
          <w:rFonts w:ascii="Times New Roman" w:hAnsi="Times New Roman" w:cs="Times New Roman"/>
          <w:sz w:val="24"/>
        </w:rPr>
        <w:t xml:space="preserve"> introduced additional cranberry diet and challenged the animals with DSS to induce gut inflammation</w:t>
      </w:r>
      <w:r w:rsidR="0047368E" w:rsidRPr="00953DE9">
        <w:rPr>
          <w:rFonts w:ascii="Times New Roman" w:hAnsi="Times New Roman" w:cs="Times New Roman"/>
          <w:sz w:val="24"/>
        </w:rPr>
        <w:t>. B</w:t>
      </w:r>
      <w:r w:rsidR="00F85B52" w:rsidRPr="00953DE9">
        <w:rPr>
          <w:rFonts w:ascii="Times New Roman" w:hAnsi="Times New Roman" w:cs="Times New Roman"/>
          <w:sz w:val="24"/>
        </w:rPr>
        <w:t>oth</w:t>
      </w:r>
      <w:r w:rsidR="0047368E" w:rsidRPr="00953DE9">
        <w:rPr>
          <w:rFonts w:ascii="Times New Roman" w:hAnsi="Times New Roman" w:cs="Times New Roman"/>
          <w:sz w:val="24"/>
        </w:rPr>
        <w:t>, WT and Nrf2 KO</w:t>
      </w:r>
      <w:r w:rsidR="00F85B52" w:rsidRPr="00953DE9">
        <w:rPr>
          <w:rFonts w:ascii="Times New Roman" w:hAnsi="Times New Roman" w:cs="Times New Roman"/>
          <w:sz w:val="24"/>
        </w:rPr>
        <w:t xml:space="preserve"> genotypes were tested</w:t>
      </w:r>
      <w:r w:rsidR="0047368E" w:rsidRPr="00953DE9">
        <w:rPr>
          <w:rFonts w:ascii="Times New Roman" w:hAnsi="Times New Roman" w:cs="Times New Roman"/>
          <w:sz w:val="24"/>
        </w:rPr>
        <w:t xml:space="preserve"> and the mice were randomized into one</w:t>
      </w:r>
      <w:r w:rsidR="00F85B52" w:rsidRPr="00953DE9">
        <w:rPr>
          <w:rFonts w:ascii="Times New Roman" w:hAnsi="Times New Roman" w:cs="Times New Roman"/>
          <w:sz w:val="24"/>
        </w:rPr>
        <w:t xml:space="preserve"> of four treatment groups (Naïve, DSS, DSS + PEITC, and DSS + Cranberry) within each genotype (</w:t>
      </w:r>
      <w:r w:rsidR="00F85B52" w:rsidRPr="00FF1D1F">
        <w:rPr>
          <w:rFonts w:ascii="Times New Roman" w:hAnsi="Times New Roman" w:cs="Times New Roman"/>
          <w:b/>
          <w:sz w:val="24"/>
          <w:rPrChange w:id="36" w:author="尹然(基础科学研究部) [2]" w:date="2021-08-10T21:24:00Z">
            <w:rPr>
              <w:rFonts w:ascii="Times New Roman" w:hAnsi="Times New Roman" w:cs="Times New Roman"/>
              <w:sz w:val="24"/>
            </w:rPr>
          </w:rPrChange>
        </w:rPr>
        <w:t>Fig</w:t>
      </w:r>
      <w:r w:rsidR="002A265B" w:rsidRPr="00FF1D1F">
        <w:rPr>
          <w:rFonts w:ascii="Times New Roman" w:hAnsi="Times New Roman" w:cs="Times New Roman"/>
          <w:b/>
          <w:sz w:val="24"/>
          <w:rPrChange w:id="37" w:author="尹然(基础科学研究部) [2]" w:date="2021-08-10T21:24:00Z">
            <w:rPr>
              <w:rFonts w:ascii="Times New Roman" w:hAnsi="Times New Roman" w:cs="Times New Roman"/>
              <w:sz w:val="24"/>
            </w:rPr>
          </w:rPrChange>
        </w:rPr>
        <w:t xml:space="preserve">ure </w:t>
      </w:r>
      <w:r w:rsidR="00F85B52" w:rsidRPr="00FF1D1F">
        <w:rPr>
          <w:rFonts w:ascii="Times New Roman" w:hAnsi="Times New Roman" w:cs="Times New Roman"/>
          <w:b/>
          <w:sz w:val="24"/>
          <w:rPrChange w:id="38" w:author="尹然(基础科学研究部) [2]" w:date="2021-08-10T21:24:00Z">
            <w:rPr>
              <w:rFonts w:ascii="Times New Roman" w:hAnsi="Times New Roman" w:cs="Times New Roman"/>
              <w:sz w:val="24"/>
            </w:rPr>
          </w:rPrChange>
        </w:rPr>
        <w:t>1</w:t>
      </w:r>
      <w:r w:rsidR="00F85B52" w:rsidRPr="00953DE9">
        <w:rPr>
          <w:rFonts w:ascii="Times New Roman" w:hAnsi="Times New Roman" w:cs="Times New Roman"/>
          <w:sz w:val="24"/>
        </w:rPr>
        <w:t>).</w:t>
      </w:r>
    </w:p>
    <w:p w14:paraId="1979BEF3" w14:textId="50B8643A" w:rsidR="00675556" w:rsidRDefault="006105A1" w:rsidP="003920F8">
      <w:pPr>
        <w:spacing w:line="360" w:lineRule="auto"/>
        <w:rPr>
          <w:rFonts w:ascii="Times New Roman" w:hAnsi="Times New Roman" w:cs="Times New Roman"/>
          <w:sz w:val="24"/>
        </w:rPr>
      </w:pPr>
      <w:ins w:id="39" w:author="尹然(基础科学研究部) [2]" w:date="2021-08-10T21:27:00Z">
        <w:r>
          <w:rPr>
            <w:rFonts w:ascii="Times New Roman" w:hAnsi="Times New Roman" w:cs="Times New Roman" w:hint="eastAsia"/>
            <w:sz w:val="24"/>
          </w:rPr>
          <w:t>F</w:t>
        </w:r>
        <w:r>
          <w:rPr>
            <w:rFonts w:ascii="Times New Roman" w:hAnsi="Times New Roman" w:cs="Times New Roman"/>
            <w:sz w:val="24"/>
          </w:rPr>
          <w:t>or the first st</w:t>
        </w:r>
      </w:ins>
      <w:ins w:id="40" w:author="尹然(基础科学研究部) [2]" w:date="2021-08-10T21:28:00Z">
        <w:r>
          <w:rPr>
            <w:rFonts w:ascii="Times New Roman" w:hAnsi="Times New Roman" w:cs="Times New Roman"/>
            <w:sz w:val="24"/>
          </w:rPr>
          <w:t xml:space="preserve">udy, the timepoint </w:t>
        </w:r>
      </w:ins>
      <w:ins w:id="41" w:author="尹然(基础科学研究部) [2]" w:date="2021-08-10T21:29:00Z">
        <w:r>
          <w:rPr>
            <w:rFonts w:ascii="Times New Roman" w:hAnsi="Times New Roman" w:cs="Times New Roman"/>
            <w:sz w:val="24"/>
          </w:rPr>
          <w:t>are</w:t>
        </w:r>
      </w:ins>
      <w:ins w:id="42" w:author="尹然(基础科学研究部) [2]" w:date="2021-08-10T21:28:00Z">
        <w:r>
          <w:rPr>
            <w:rFonts w:ascii="Times New Roman" w:hAnsi="Times New Roman" w:cs="Times New Roman"/>
            <w:sz w:val="24"/>
          </w:rPr>
          <w:t xml:space="preserve"> week 1 and week 5</w:t>
        </w:r>
      </w:ins>
      <w:ins w:id="43" w:author="尹然(基础科学研究部) [2]" w:date="2021-08-10T21:29:00Z">
        <w:r>
          <w:rPr>
            <w:rFonts w:ascii="Times New Roman" w:hAnsi="Times New Roman" w:cs="Times New Roman"/>
            <w:sz w:val="24"/>
          </w:rPr>
          <w:t xml:space="preserve">. For the second study, the timepoint are week 0, week </w:t>
        </w:r>
      </w:ins>
      <w:ins w:id="44" w:author="尹然(基础科学研究部) [2]" w:date="2021-08-10T21:30:00Z">
        <w:r>
          <w:rPr>
            <w:rFonts w:ascii="Times New Roman" w:hAnsi="Times New Roman" w:cs="Times New Roman"/>
            <w:sz w:val="24"/>
          </w:rPr>
          <w:t xml:space="preserve">4. For the third study, fecal samples for 16s are collected at week 0, week 1 and week 8, for metabolite analysis, fecal samples are used at week 2 and week 6. </w:t>
        </w:r>
      </w:ins>
      <w:bookmarkStart w:id="45" w:name="_GoBack"/>
      <w:bookmarkEnd w:id="45"/>
    </w:p>
    <w:p w14:paraId="73ABAC41" w14:textId="6B94ECB6" w:rsidR="000D14B9" w:rsidRDefault="0047368E" w:rsidP="003920F8">
      <w:pPr>
        <w:spacing w:line="360" w:lineRule="auto"/>
        <w:rPr>
          <w:rFonts w:ascii="Times New Roman" w:hAnsi="Times New Roman" w:cs="Times New Roman"/>
          <w:sz w:val="24"/>
        </w:rPr>
      </w:pPr>
      <w:r w:rsidRPr="00234C1A">
        <w:t>Figure 1:</w:t>
      </w:r>
      <w:r>
        <w:rPr>
          <w:rFonts w:ascii="Times New Roman" w:hAnsi="Times New Roman" w:cs="Times New Roman"/>
          <w:sz w:val="24"/>
        </w:rPr>
        <w:t xml:space="preserve"> experimental design. </w:t>
      </w:r>
      <w:r w:rsidR="00617597">
        <w:rPr>
          <w:rFonts w:ascii="Times New Roman" w:hAnsi="Times New Roman" w:cs="Times New Roman"/>
          <w:sz w:val="24"/>
        </w:rPr>
        <w:t>Mice</w:t>
      </w:r>
      <w:r w:rsidR="00617597" w:rsidRPr="007F3B3D">
        <w:rPr>
          <w:rFonts w:ascii="Times New Roman" w:hAnsi="Times New Roman" w:cs="Times New Roman"/>
          <w:sz w:val="24"/>
        </w:rPr>
        <w:t xml:space="preserve"> fecal samples </w:t>
      </w:r>
      <w:r w:rsidR="00617597">
        <w:rPr>
          <w:rFonts w:ascii="Times New Roman" w:hAnsi="Times New Roman" w:cs="Times New Roman"/>
          <w:sz w:val="24"/>
        </w:rPr>
        <w:t xml:space="preserve">for the 16S sequencing </w:t>
      </w:r>
      <w:r w:rsidR="00617597" w:rsidRPr="007F3B3D">
        <w:rPr>
          <w:rFonts w:ascii="Times New Roman" w:hAnsi="Times New Roman" w:cs="Times New Roman"/>
          <w:sz w:val="24"/>
        </w:rPr>
        <w:t>were collected individually</w:t>
      </w:r>
      <w:r w:rsidR="00617597">
        <w:rPr>
          <w:rFonts w:ascii="Times New Roman" w:hAnsi="Times New Roman" w:cs="Times New Roman"/>
          <w:sz w:val="24"/>
        </w:rPr>
        <w:t xml:space="preserve"> at 3 timepoints – at the end of the 2-week equalization period (Week 0), at an early timepoint (Week 1) and at a late timepoint (Week 4). Samples used for metabolite analysis were collected at an early and a late timepoints (Weeks 2 and Week 6</w:t>
      </w:r>
      <w:ins w:id="46" w:author="尹然(基础科学研究部)" w:date="2021-08-10T10:11:00Z">
        <w:r w:rsidR="001B190C">
          <w:rPr>
            <w:rFonts w:ascii="Times New Roman" w:hAnsi="Times New Roman" w:cs="Times New Roman"/>
            <w:sz w:val="24"/>
          </w:rPr>
          <w:t>,</w:t>
        </w:r>
      </w:ins>
      <w:r w:rsidR="00617597">
        <w:rPr>
          <w:rFonts w:ascii="Times New Roman" w:hAnsi="Times New Roman" w:cs="Times New Roman"/>
          <w:sz w:val="24"/>
        </w:rPr>
        <w:t xml:space="preserve"> respectively</w:t>
      </w:r>
      <w:r w:rsidR="00F07A1E">
        <w:rPr>
          <w:rFonts w:ascii="Times New Roman" w:hAnsi="Times New Roman" w:cs="Times New Roman"/>
          <w:noProof/>
          <w:sz w:val="24"/>
        </w:rPr>
        <w:lastRenderedPageBreak/>
        <w:drawing>
          <wp:inline distT="0" distB="0" distL="0" distR="0" wp14:anchorId="6CD717D9" wp14:editId="4458F9FB">
            <wp:extent cx="5939790" cy="333946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055EB785" w14:textId="74A15E7E" w:rsidR="003920F8" w:rsidRPr="007F3B3D" w:rsidRDefault="007755AE" w:rsidP="003920F8">
      <w:pPr>
        <w:spacing w:line="360" w:lineRule="auto"/>
        <w:rPr>
          <w:rFonts w:ascii="Times New Roman" w:hAnsi="Times New Roman" w:cs="Times New Roman"/>
          <w:sz w:val="24"/>
        </w:rPr>
      </w:pPr>
      <w:r>
        <w:rPr>
          <w:rFonts w:ascii="Times New Roman" w:hAnsi="Times New Roman" w:cs="Times New Roman"/>
          <w:sz w:val="24"/>
        </w:rPr>
        <w:t>Mice</w:t>
      </w:r>
      <w:r w:rsidRPr="007F3B3D">
        <w:rPr>
          <w:rFonts w:ascii="Times New Roman" w:hAnsi="Times New Roman" w:cs="Times New Roman"/>
          <w:sz w:val="24"/>
        </w:rPr>
        <w:t xml:space="preserve"> </w:t>
      </w:r>
      <w:r w:rsidR="00B642E4" w:rsidRPr="007F3B3D">
        <w:rPr>
          <w:rFonts w:ascii="Times New Roman" w:hAnsi="Times New Roman" w:cs="Times New Roman"/>
          <w:sz w:val="24"/>
        </w:rPr>
        <w:t xml:space="preserve">fecal samples </w:t>
      </w:r>
      <w:r w:rsidR="0047368E">
        <w:rPr>
          <w:rFonts w:ascii="Times New Roman" w:hAnsi="Times New Roman" w:cs="Times New Roman"/>
          <w:sz w:val="24"/>
        </w:rPr>
        <w:t>for the</w:t>
      </w:r>
      <w:r w:rsidR="00E84C3F">
        <w:rPr>
          <w:rFonts w:ascii="Times New Roman" w:hAnsi="Times New Roman" w:cs="Times New Roman"/>
          <w:sz w:val="24"/>
        </w:rPr>
        <w:t xml:space="preserve"> 16S </w:t>
      </w:r>
      <w:r w:rsidR="0049107D">
        <w:rPr>
          <w:rFonts w:ascii="Times New Roman" w:hAnsi="Times New Roman" w:cs="Times New Roman"/>
          <w:sz w:val="24"/>
        </w:rPr>
        <w:t xml:space="preserve">sequencing </w:t>
      </w:r>
      <w:r w:rsidR="00B642E4" w:rsidRPr="007F3B3D">
        <w:rPr>
          <w:rFonts w:ascii="Times New Roman" w:hAnsi="Times New Roman" w:cs="Times New Roman"/>
          <w:sz w:val="24"/>
        </w:rPr>
        <w:t>were collected individually</w:t>
      </w:r>
      <w:r>
        <w:rPr>
          <w:rFonts w:ascii="Times New Roman" w:hAnsi="Times New Roman" w:cs="Times New Roman"/>
          <w:sz w:val="24"/>
        </w:rPr>
        <w:t xml:space="preserve"> at 3 timepoints –</w:t>
      </w:r>
      <w:r w:rsidR="00F85B52">
        <w:rPr>
          <w:rFonts w:ascii="Times New Roman" w:hAnsi="Times New Roman" w:cs="Times New Roman"/>
          <w:sz w:val="24"/>
        </w:rPr>
        <w:t xml:space="preserve"> at</w:t>
      </w:r>
      <w:r>
        <w:rPr>
          <w:rFonts w:ascii="Times New Roman" w:hAnsi="Times New Roman" w:cs="Times New Roman"/>
          <w:sz w:val="24"/>
        </w:rPr>
        <w:t xml:space="preserve"> the end of </w:t>
      </w:r>
      <w:r w:rsidR="00617597">
        <w:rPr>
          <w:rFonts w:ascii="Times New Roman" w:hAnsi="Times New Roman" w:cs="Times New Roman"/>
          <w:sz w:val="24"/>
        </w:rPr>
        <w:t xml:space="preserve">the 2-week </w:t>
      </w:r>
      <w:r>
        <w:rPr>
          <w:rFonts w:ascii="Times New Roman" w:hAnsi="Times New Roman" w:cs="Times New Roman"/>
          <w:sz w:val="24"/>
        </w:rPr>
        <w:t xml:space="preserve">equalization period (Week 0), </w:t>
      </w:r>
      <w:r w:rsidR="00970B98">
        <w:rPr>
          <w:rFonts w:ascii="Times New Roman" w:hAnsi="Times New Roman" w:cs="Times New Roman"/>
          <w:sz w:val="24"/>
        </w:rPr>
        <w:t>at an</w:t>
      </w:r>
      <w:r>
        <w:rPr>
          <w:rFonts w:ascii="Times New Roman" w:hAnsi="Times New Roman" w:cs="Times New Roman"/>
          <w:sz w:val="24"/>
        </w:rPr>
        <w:t xml:space="preserve"> early ti</w:t>
      </w:r>
      <w:r w:rsidR="00970B98">
        <w:rPr>
          <w:rFonts w:ascii="Times New Roman" w:hAnsi="Times New Roman" w:cs="Times New Roman"/>
          <w:sz w:val="24"/>
        </w:rPr>
        <w:t>me</w:t>
      </w:r>
      <w:r>
        <w:rPr>
          <w:rFonts w:ascii="Times New Roman" w:hAnsi="Times New Roman" w:cs="Times New Roman"/>
          <w:sz w:val="24"/>
        </w:rPr>
        <w:t xml:space="preserve">point (Week 1) and at </w:t>
      </w:r>
      <w:r w:rsidR="00970B98">
        <w:rPr>
          <w:rFonts w:ascii="Times New Roman" w:hAnsi="Times New Roman" w:cs="Times New Roman"/>
          <w:sz w:val="24"/>
        </w:rPr>
        <w:t>a</w:t>
      </w:r>
      <w:r>
        <w:rPr>
          <w:rFonts w:ascii="Times New Roman" w:hAnsi="Times New Roman" w:cs="Times New Roman"/>
          <w:sz w:val="24"/>
        </w:rPr>
        <w:t xml:space="preserve"> late timepoint (</w:t>
      </w:r>
      <w:del w:id="47" w:author="尹然(基础科学研究部)" w:date="2021-08-09T22:08:00Z">
        <w:r w:rsidDel="00E60892">
          <w:rPr>
            <w:rFonts w:ascii="Times New Roman" w:hAnsi="Times New Roman" w:cs="Times New Roman"/>
            <w:sz w:val="24"/>
          </w:rPr>
          <w:delText>Week 4</w:delText>
        </w:r>
      </w:del>
      <w:ins w:id="48" w:author="尹然(基础科学研究部)" w:date="2021-08-09T22:08:00Z">
        <w:r w:rsidR="00E60892">
          <w:rPr>
            <w:rFonts w:ascii="Times New Roman" w:hAnsi="Times New Roman" w:cs="Times New Roman"/>
            <w:sz w:val="24"/>
          </w:rPr>
          <w:t>Week 8</w:t>
        </w:r>
      </w:ins>
      <w:r>
        <w:rPr>
          <w:rFonts w:ascii="Times New Roman" w:hAnsi="Times New Roman" w:cs="Times New Roman"/>
          <w:sz w:val="24"/>
        </w:rPr>
        <w:t>)</w:t>
      </w:r>
      <w:r w:rsidR="00E84C3F">
        <w:rPr>
          <w:rFonts w:ascii="Times New Roman" w:hAnsi="Times New Roman" w:cs="Times New Roman"/>
          <w:sz w:val="24"/>
        </w:rPr>
        <w:t>. Samples used for metabolite analysis were collected at an early and a late timepoints (Weeks 2 and Week 6 respectively). All samples</w:t>
      </w:r>
      <w:r w:rsidR="00B642E4" w:rsidRPr="007F3B3D">
        <w:rPr>
          <w:rFonts w:ascii="Times New Roman" w:hAnsi="Times New Roman" w:cs="Times New Roman"/>
          <w:sz w:val="24"/>
        </w:rPr>
        <w:t xml:space="preserve"> </w:t>
      </w:r>
      <w:r w:rsidR="0049107D">
        <w:rPr>
          <w:rFonts w:ascii="Times New Roman" w:hAnsi="Times New Roman" w:cs="Times New Roman"/>
          <w:sz w:val="24"/>
        </w:rPr>
        <w:t xml:space="preserve">were </w:t>
      </w:r>
      <w:r w:rsidR="00B642E4" w:rsidRPr="007F3B3D">
        <w:rPr>
          <w:rFonts w:ascii="Times New Roman" w:hAnsi="Times New Roman" w:cs="Times New Roman"/>
          <w:sz w:val="24"/>
        </w:rPr>
        <w:t>snap frozen in liquid nitrogen and stored at 80</w:t>
      </w:r>
      <w:r w:rsidR="00B642E4" w:rsidRPr="007F3B3D">
        <w:rPr>
          <w:rFonts w:ascii="Times New Roman" w:hAnsi="Times New Roman" w:cs="Times New Roman"/>
          <w:sz w:val="24"/>
          <w:vertAlign w:val="superscript"/>
        </w:rPr>
        <w:t>o</w:t>
      </w:r>
      <w:r w:rsidR="00B642E4" w:rsidRPr="007F3B3D">
        <w:rPr>
          <w:rFonts w:ascii="Times New Roman" w:hAnsi="Times New Roman" w:cs="Times New Roman"/>
          <w:sz w:val="24"/>
        </w:rPr>
        <w:t xml:space="preserve">C for </w:t>
      </w:r>
      <w:r w:rsidR="0016286F" w:rsidRPr="007F3B3D">
        <w:rPr>
          <w:rFonts w:ascii="Times New Roman" w:hAnsi="Times New Roman" w:cs="Times New Roman"/>
          <w:sz w:val="24"/>
        </w:rPr>
        <w:t>16s rRNA sequencing</w:t>
      </w:r>
      <w:r w:rsidR="00B642E4" w:rsidRPr="007F3B3D">
        <w:rPr>
          <w:rFonts w:ascii="Times New Roman" w:hAnsi="Times New Roman" w:cs="Times New Roman"/>
          <w:sz w:val="24"/>
        </w:rPr>
        <w:t xml:space="preserve"> </w:t>
      </w:r>
      <w:r w:rsidR="003A0A17">
        <w:rPr>
          <w:rFonts w:ascii="Times New Roman" w:hAnsi="Times New Roman" w:cs="Times New Roman"/>
          <w:sz w:val="24"/>
        </w:rPr>
        <w:t xml:space="preserve">and microbial metabolites </w:t>
      </w:r>
      <w:r w:rsidR="00B642E4" w:rsidRPr="007F3B3D">
        <w:rPr>
          <w:rFonts w:ascii="Times New Roman" w:hAnsi="Times New Roman" w:cs="Times New Roman"/>
          <w:sz w:val="24"/>
        </w:rPr>
        <w:t>analysis</w:t>
      </w:r>
      <w:r w:rsidR="0016286F" w:rsidRPr="007F3B3D">
        <w:rPr>
          <w:rFonts w:ascii="Times New Roman" w:hAnsi="Times New Roman" w:cs="Times New Roman"/>
          <w:sz w:val="24"/>
        </w:rPr>
        <w:t xml:space="preserve">. </w:t>
      </w:r>
      <w:r w:rsidR="003920F8" w:rsidRPr="007F3B3D">
        <w:rPr>
          <w:rFonts w:ascii="Times New Roman" w:hAnsi="Times New Roman" w:cs="Times New Roman"/>
          <w:sz w:val="24"/>
        </w:rPr>
        <w:t>All animal experiments were conducted under the animal protocol approved by the Institutional Animal Care and Use Committee (IACUC) of Rutgers University.</w:t>
      </w:r>
      <w:r w:rsidR="009F0DD3">
        <w:rPr>
          <w:rFonts w:ascii="Times New Roman" w:hAnsi="Times New Roman" w:cs="Times New Roman"/>
          <w:sz w:val="24"/>
        </w:rPr>
        <w:t xml:space="preserve"> </w:t>
      </w:r>
    </w:p>
    <w:p w14:paraId="1DB31A3F" w14:textId="77777777" w:rsidR="003920F8" w:rsidRPr="007F3B3D" w:rsidRDefault="003920F8" w:rsidP="006B5DF1">
      <w:pPr>
        <w:spacing w:line="360" w:lineRule="auto"/>
        <w:rPr>
          <w:rFonts w:ascii="Times New Roman" w:hAnsi="Times New Roman" w:cs="Times New Roman"/>
          <w:sz w:val="24"/>
        </w:rPr>
      </w:pPr>
    </w:p>
    <w:p w14:paraId="7B02ADD0" w14:textId="22C9C6A9" w:rsidR="00F13708" w:rsidRPr="007F3B3D" w:rsidRDefault="00334E86" w:rsidP="000B4D88">
      <w:pPr>
        <w:pStyle w:val="2"/>
      </w:pPr>
      <w:bookmarkStart w:id="49" w:name="_Toc69294827"/>
      <w:bookmarkStart w:id="50" w:name="_Toc76818022"/>
      <w:r w:rsidRPr="007F3B3D">
        <w:t xml:space="preserve">2.2 </w:t>
      </w:r>
      <w:r w:rsidR="00F13708" w:rsidRPr="007F3B3D">
        <w:t xml:space="preserve">16s ribosomal RNA </w:t>
      </w:r>
      <w:r w:rsidR="00F926D1">
        <w:t xml:space="preserve">gene </w:t>
      </w:r>
      <w:r w:rsidR="00F13708" w:rsidRPr="007F3B3D">
        <w:t>sequencing</w:t>
      </w:r>
      <w:r w:rsidR="008C7AB8" w:rsidRPr="007F3B3D">
        <w:t xml:space="preserve"> and analysis</w:t>
      </w:r>
      <w:bookmarkEnd w:id="49"/>
      <w:bookmarkEnd w:id="50"/>
    </w:p>
    <w:p w14:paraId="69B5AD70" w14:textId="77777777" w:rsidR="00C96103" w:rsidRDefault="008C7AB8" w:rsidP="00445EB4">
      <w:pPr>
        <w:spacing w:after="120" w:line="360" w:lineRule="auto"/>
        <w:rPr>
          <w:rFonts w:ascii="Times New Roman" w:hAnsi="Times New Roman" w:cs="Times New Roman"/>
          <w:sz w:val="24"/>
        </w:rPr>
      </w:pPr>
      <w:r w:rsidRPr="007F3B3D">
        <w:rPr>
          <w:rFonts w:ascii="Times New Roman" w:hAnsi="Times New Roman" w:cs="Times New Roman"/>
          <w:sz w:val="24"/>
        </w:rPr>
        <w:t xml:space="preserve">Bacterial DNA </w:t>
      </w:r>
      <w:r w:rsidR="00163834" w:rsidRPr="007F3B3D">
        <w:rPr>
          <w:rFonts w:ascii="Times New Roman" w:hAnsi="Times New Roman" w:cs="Times New Roman"/>
          <w:sz w:val="24"/>
        </w:rPr>
        <w:t>were</w:t>
      </w:r>
      <w:r w:rsidRPr="007F3B3D">
        <w:rPr>
          <w:rFonts w:ascii="Times New Roman" w:hAnsi="Times New Roman" w:cs="Times New Roman"/>
          <w:sz w:val="24"/>
        </w:rPr>
        <w:t xml:space="preserve"> extracted using </w:t>
      </w:r>
      <w:proofErr w:type="spellStart"/>
      <w:r w:rsidRPr="007F3B3D">
        <w:rPr>
          <w:rFonts w:ascii="Times New Roman" w:hAnsi="Times New Roman" w:cs="Times New Roman"/>
          <w:sz w:val="24"/>
        </w:rPr>
        <w:t>PowerSoil</w:t>
      </w:r>
      <w:proofErr w:type="spellEnd"/>
      <w:r w:rsidRPr="007F3B3D">
        <w:rPr>
          <w:rFonts w:ascii="Times New Roman" w:hAnsi="Times New Roman" w:cs="Times New Roman"/>
          <w:sz w:val="24"/>
        </w:rPr>
        <w:t xml:space="preserve"> DNA Isolation Kit (QIAGEN). PCR amplification of the 16S rRNA gene</w:t>
      </w:r>
      <w:r w:rsidR="00163834" w:rsidRPr="007F3B3D">
        <w:rPr>
          <w:rFonts w:ascii="Times New Roman" w:hAnsi="Times New Roman" w:cs="Times New Roman"/>
          <w:sz w:val="24"/>
        </w:rPr>
        <w:t>s</w:t>
      </w:r>
      <w:r w:rsidRPr="007F3B3D">
        <w:rPr>
          <w:rFonts w:ascii="Times New Roman" w:hAnsi="Times New Roman" w:cs="Times New Roman"/>
          <w:sz w:val="24"/>
        </w:rPr>
        <w:t xml:space="preserve"> </w:t>
      </w:r>
      <w:r w:rsidR="00163834" w:rsidRPr="007F3B3D">
        <w:rPr>
          <w:rFonts w:ascii="Times New Roman" w:hAnsi="Times New Roman" w:cs="Times New Roman"/>
          <w:sz w:val="24"/>
        </w:rPr>
        <w:t>were</w:t>
      </w:r>
      <w:r w:rsidRPr="007F3B3D">
        <w:rPr>
          <w:rFonts w:ascii="Times New Roman" w:hAnsi="Times New Roman" w:cs="Times New Roman"/>
          <w:sz w:val="24"/>
        </w:rPr>
        <w:t xml:space="preserve"> carried out using PCR primers specific for the V4 region</w:t>
      </w:r>
      <w:r w:rsidR="002627DB" w:rsidRPr="007F3B3D">
        <w:rPr>
          <w:rFonts w:ascii="Times New Roman" w:hAnsi="Times New Roman" w:cs="Times New Roman"/>
          <w:sz w:val="24"/>
        </w:rPr>
        <w:t xml:space="preserve"> (</w:t>
      </w:r>
      <w:r w:rsidR="003F5B01" w:rsidRPr="007F3B3D">
        <w:rPr>
          <w:rFonts w:ascii="Times New Roman" w:hAnsi="Times New Roman" w:cs="Times New Roman"/>
          <w:b/>
          <w:sz w:val="24"/>
        </w:rPr>
        <w:t xml:space="preserve">Table </w:t>
      </w:r>
      <w:r w:rsidR="002627DB" w:rsidRPr="007F3B3D">
        <w:rPr>
          <w:rFonts w:ascii="Times New Roman" w:hAnsi="Times New Roman" w:cs="Times New Roman"/>
          <w:b/>
          <w:sz w:val="24"/>
        </w:rPr>
        <w:t>1</w:t>
      </w:r>
      <w:r w:rsidR="002627DB" w:rsidRPr="007F3B3D">
        <w:rPr>
          <w:rFonts w:ascii="Times New Roman" w:hAnsi="Times New Roman" w:cs="Times New Roman"/>
          <w:sz w:val="24"/>
        </w:rPr>
        <w:t>)</w:t>
      </w:r>
      <w:r w:rsidRPr="007F3B3D">
        <w:rPr>
          <w:rFonts w:ascii="Times New Roman" w:hAnsi="Times New Roman" w:cs="Times New Roman"/>
          <w:sz w:val="24"/>
        </w:rPr>
        <w:t xml:space="preserve"> </w:t>
      </w:r>
      <w:r w:rsidRPr="007F3B3D">
        <w:rPr>
          <w:rFonts w:ascii="Times New Roman" w:hAnsi="Times New Roman" w:cs="Times New Roman"/>
          <w:sz w:val="24"/>
        </w:rPr>
        <w:fldChar w:fldCharType="begin">
          <w:fldData xml:space="preserve">PEVuZE5vdGU+PENpdGU+PEF1dGhvcj5BcHByaWxsPC9BdXRob3I+PFllYXI+MjAxNTwvWWVhcj48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</w:fldData>
        </w:fldChar>
      </w:r>
      <w:r w:rsidR="00334E86" w:rsidRPr="007F3B3D">
        <w:rPr>
          <w:rFonts w:ascii="Times New Roman" w:hAnsi="Times New Roman" w:cs="Times New Roman"/>
          <w:sz w:val="24"/>
        </w:rPr>
        <w:instrText xml:space="preserve"> ADDIN EN.CITE </w:instrText>
      </w:r>
      <w:r w:rsidR="00334E86" w:rsidRPr="007F3B3D">
        <w:rPr>
          <w:rFonts w:ascii="Times New Roman" w:hAnsi="Times New Roman" w:cs="Times New Roman"/>
          <w:sz w:val="24"/>
        </w:rPr>
        <w:fldChar w:fldCharType="begin">
          <w:fldData xml:space="preserve">PEVuZE5vdGU+PENpdGU+PEF1dGhvcj5BcHByaWxsPC9BdXRob3I+PFllYXI+MjAxNTwvWWVhcj48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</w:fldData>
        </w:fldChar>
      </w:r>
      <w:r w:rsidR="00334E86" w:rsidRPr="007F3B3D">
        <w:rPr>
          <w:rFonts w:ascii="Times New Roman" w:hAnsi="Times New Roman" w:cs="Times New Roman"/>
          <w:sz w:val="24"/>
        </w:rPr>
        <w:instrText xml:space="preserve"> ADDIN EN.CITE.DATA </w:instrText>
      </w:r>
      <w:r w:rsidR="00334E86" w:rsidRPr="007F3B3D">
        <w:rPr>
          <w:rFonts w:ascii="Times New Roman" w:hAnsi="Times New Roman" w:cs="Times New Roman"/>
          <w:sz w:val="24"/>
        </w:rPr>
      </w:r>
      <w:r w:rsidR="00334E86" w:rsidRPr="007F3B3D">
        <w:rPr>
          <w:rFonts w:ascii="Times New Roman" w:hAnsi="Times New Roman" w:cs="Times New Roman"/>
          <w:sz w:val="24"/>
        </w:rPr>
        <w:fldChar w:fldCharType="end"/>
      </w:r>
      <w:r w:rsidRPr="007F3B3D">
        <w:rPr>
          <w:rFonts w:ascii="Times New Roman" w:hAnsi="Times New Roman" w:cs="Times New Roman"/>
          <w:sz w:val="24"/>
        </w:rPr>
      </w:r>
      <w:r w:rsidRPr="007F3B3D">
        <w:rPr>
          <w:rFonts w:ascii="Times New Roman" w:hAnsi="Times New Roman" w:cs="Times New Roman"/>
          <w:sz w:val="24"/>
        </w:rPr>
        <w:fldChar w:fldCharType="separate"/>
      </w:r>
      <w:r w:rsidR="00334E86" w:rsidRPr="007F3B3D">
        <w:rPr>
          <w:rFonts w:ascii="Times New Roman" w:hAnsi="Times New Roman" w:cs="Times New Roman"/>
          <w:noProof/>
          <w:sz w:val="24"/>
        </w:rPr>
        <w:t>(Apprill, McNally, Parsons, &amp; Weber, 2015; Caporaso et al., 2012; Caporaso et al., 2011; Minich et al., 2018; Parada, Needham, &amp; Fuhrman, 2016; Quince, Lanzen, Davenport, &amp; Turnbaugh, 2011; Walters et al., 2016)</w:t>
      </w:r>
      <w:r w:rsidRPr="007F3B3D">
        <w:rPr>
          <w:rFonts w:ascii="Times New Roman" w:hAnsi="Times New Roman" w:cs="Times New Roman"/>
          <w:sz w:val="24"/>
        </w:rPr>
        <w:fldChar w:fldCharType="end"/>
      </w:r>
      <w:r w:rsidR="00163834" w:rsidRPr="007F3B3D">
        <w:rPr>
          <w:rFonts w:ascii="Times New Roman" w:hAnsi="Times New Roman" w:cs="Times New Roman"/>
          <w:sz w:val="24"/>
        </w:rPr>
        <w:t xml:space="preserve">. </w:t>
      </w:r>
    </w:p>
    <w:p w14:paraId="69A08D51" w14:textId="5AA23A54" w:rsidR="00C96103" w:rsidRPr="00760409" w:rsidRDefault="00C96103" w:rsidP="00C96103">
      <w:pPr>
        <w:spacing w:line="360" w:lineRule="auto"/>
        <w:contextualSpacing/>
        <w:jc w:val="left"/>
        <w:rPr>
          <w:rFonts w:ascii="Times New Roman" w:hAnsi="Times New Roman" w:cs="Times New Roman"/>
          <w:sz w:val="24"/>
        </w:rPr>
      </w:pPr>
      <w:r>
        <w:rPr>
          <w:rFonts w:ascii="Times New Roman" w:hAnsi="Times New Roman" w:cs="Times New Roman"/>
          <w:b/>
          <w:sz w:val="24"/>
        </w:rPr>
        <w:t xml:space="preserve">Table </w:t>
      </w:r>
      <w:r w:rsidRPr="00760409">
        <w:rPr>
          <w:rFonts w:ascii="Times New Roman" w:hAnsi="Times New Roman" w:cs="Times New Roman"/>
          <w:b/>
          <w:sz w:val="24"/>
        </w:rPr>
        <w:t>1</w:t>
      </w:r>
      <w:r w:rsidR="00234C1A">
        <w:rPr>
          <w:rFonts w:ascii="Times New Roman" w:hAnsi="Times New Roman" w:cs="Times New Roman"/>
          <w:b/>
          <w:sz w:val="24"/>
        </w:rPr>
        <w:t>:</w:t>
      </w:r>
      <w:r w:rsidRPr="00760409">
        <w:rPr>
          <w:rFonts w:ascii="Times New Roman" w:hAnsi="Times New Roman" w:cs="Times New Roman"/>
          <w:sz w:val="24"/>
        </w:rPr>
        <w:t xml:space="preserve"> V4 primer sequence used for 16s RNA sequencing library preparation</w:t>
      </w:r>
    </w:p>
    <w:tbl>
      <w:tblPr>
        <w:tblStyle w:val="ae"/>
        <w:tblW w:w="0" w:type="auto"/>
        <w:jc w:val="center"/>
        <w:tblLook w:val="04A0" w:firstRow="1" w:lastRow="0" w:firstColumn="1" w:lastColumn="0" w:noHBand="0" w:noVBand="1"/>
      </w:tblPr>
      <w:tblGrid>
        <w:gridCol w:w="3700"/>
        <w:gridCol w:w="3280"/>
      </w:tblGrid>
      <w:tr w:rsidR="00C96103" w:rsidRPr="00760409" w14:paraId="56A7073B" w14:textId="77777777" w:rsidTr="00BA412A">
        <w:trPr>
          <w:trHeight w:val="285"/>
          <w:jc w:val="center"/>
        </w:trPr>
        <w:tc>
          <w:tcPr>
            <w:tcW w:w="3700" w:type="dxa"/>
            <w:noWrap/>
            <w:vAlign w:val="center"/>
            <w:hideMark/>
          </w:tcPr>
          <w:p w14:paraId="4F5A5103" w14:textId="77777777" w:rsidR="00C96103" w:rsidRPr="00760409" w:rsidRDefault="00C96103" w:rsidP="00BA412A">
            <w:pPr>
              <w:spacing w:line="360" w:lineRule="auto"/>
              <w:contextualSpacing/>
              <w:jc w:val="center"/>
              <w:rPr>
                <w:rFonts w:ascii="Times New Roman" w:hAnsi="Times New Roman" w:cs="Times New Roman"/>
              </w:rPr>
            </w:pPr>
            <w:r w:rsidRPr="00760409">
              <w:rPr>
                <w:rFonts w:ascii="Times New Roman" w:hAnsi="Times New Roman" w:cs="Times New Roman"/>
              </w:rPr>
              <w:t>Forward Primer</w:t>
            </w:r>
          </w:p>
        </w:tc>
        <w:tc>
          <w:tcPr>
            <w:tcW w:w="3280" w:type="dxa"/>
            <w:noWrap/>
            <w:vAlign w:val="center"/>
            <w:hideMark/>
          </w:tcPr>
          <w:p w14:paraId="56E2D234" w14:textId="77777777" w:rsidR="00C96103" w:rsidRPr="00760409" w:rsidRDefault="00C96103" w:rsidP="00BA412A">
            <w:pPr>
              <w:spacing w:line="360" w:lineRule="auto"/>
              <w:contextualSpacing/>
              <w:jc w:val="center"/>
              <w:rPr>
                <w:rFonts w:ascii="Times New Roman" w:hAnsi="Times New Roman" w:cs="Times New Roman"/>
              </w:rPr>
            </w:pPr>
            <w:r w:rsidRPr="00760409">
              <w:rPr>
                <w:rFonts w:ascii="Times New Roman" w:hAnsi="Times New Roman" w:cs="Times New Roman"/>
              </w:rPr>
              <w:t>Reverse Primer</w:t>
            </w:r>
          </w:p>
        </w:tc>
      </w:tr>
      <w:tr w:rsidR="00C96103" w:rsidRPr="00760409" w14:paraId="308D6F8F" w14:textId="77777777" w:rsidTr="00BA412A">
        <w:trPr>
          <w:trHeight w:val="285"/>
          <w:jc w:val="center"/>
        </w:trPr>
        <w:tc>
          <w:tcPr>
            <w:tcW w:w="3700" w:type="dxa"/>
            <w:noWrap/>
            <w:vAlign w:val="center"/>
            <w:hideMark/>
          </w:tcPr>
          <w:p w14:paraId="60CD4350" w14:textId="77777777" w:rsidR="00C96103" w:rsidRPr="00760409" w:rsidRDefault="00C96103" w:rsidP="00BA412A">
            <w:pPr>
              <w:spacing w:line="360" w:lineRule="auto"/>
              <w:contextualSpacing/>
              <w:jc w:val="center"/>
              <w:rPr>
                <w:rFonts w:ascii="Times New Roman" w:hAnsi="Times New Roman" w:cs="Times New Roman"/>
              </w:rPr>
            </w:pPr>
            <w:r w:rsidRPr="00760409">
              <w:rPr>
                <w:rFonts w:ascii="Times New Roman" w:hAnsi="Times New Roman" w:cs="Times New Roman"/>
              </w:rPr>
              <w:t>515F (Parada)</w:t>
            </w:r>
          </w:p>
        </w:tc>
        <w:tc>
          <w:tcPr>
            <w:tcW w:w="3280" w:type="dxa"/>
            <w:noWrap/>
            <w:vAlign w:val="center"/>
            <w:hideMark/>
          </w:tcPr>
          <w:p w14:paraId="3D9C4EF2" w14:textId="77777777" w:rsidR="00C96103" w:rsidRPr="00760409" w:rsidRDefault="00C96103" w:rsidP="00BA412A">
            <w:pPr>
              <w:spacing w:line="360" w:lineRule="auto"/>
              <w:contextualSpacing/>
              <w:jc w:val="center"/>
              <w:rPr>
                <w:rFonts w:ascii="Times New Roman" w:hAnsi="Times New Roman" w:cs="Times New Roman"/>
              </w:rPr>
            </w:pPr>
            <w:r w:rsidRPr="00760409">
              <w:rPr>
                <w:rFonts w:ascii="Times New Roman" w:hAnsi="Times New Roman" w:cs="Times New Roman"/>
              </w:rPr>
              <w:t>806R (</w:t>
            </w:r>
            <w:proofErr w:type="spellStart"/>
            <w:r w:rsidRPr="00760409">
              <w:rPr>
                <w:rFonts w:ascii="Times New Roman" w:hAnsi="Times New Roman" w:cs="Times New Roman"/>
              </w:rPr>
              <w:t>Apprill</w:t>
            </w:r>
            <w:proofErr w:type="spellEnd"/>
            <w:r w:rsidRPr="00760409">
              <w:rPr>
                <w:rFonts w:ascii="Times New Roman" w:hAnsi="Times New Roman" w:cs="Times New Roman"/>
              </w:rPr>
              <w:t>)</w:t>
            </w:r>
          </w:p>
        </w:tc>
      </w:tr>
      <w:tr w:rsidR="00C96103" w:rsidRPr="00760409" w14:paraId="06C0BB05" w14:textId="77777777" w:rsidTr="00BA412A">
        <w:trPr>
          <w:trHeight w:val="285"/>
          <w:jc w:val="center"/>
        </w:trPr>
        <w:tc>
          <w:tcPr>
            <w:tcW w:w="3700" w:type="dxa"/>
            <w:noWrap/>
            <w:vAlign w:val="center"/>
            <w:hideMark/>
          </w:tcPr>
          <w:p w14:paraId="3CFD8C07" w14:textId="77777777" w:rsidR="00C96103" w:rsidRPr="00760409" w:rsidRDefault="00C96103" w:rsidP="00BA412A">
            <w:pPr>
              <w:spacing w:line="360" w:lineRule="auto"/>
              <w:contextualSpacing/>
              <w:jc w:val="center"/>
              <w:rPr>
                <w:rFonts w:ascii="Times New Roman" w:hAnsi="Times New Roman" w:cs="Times New Roman"/>
              </w:rPr>
            </w:pPr>
            <w:r w:rsidRPr="00760409">
              <w:rPr>
                <w:rFonts w:ascii="Times New Roman" w:hAnsi="Times New Roman" w:cs="Times New Roman"/>
              </w:rPr>
              <w:t>GTGYCAGCMGCCGCGGTAA</w:t>
            </w:r>
          </w:p>
        </w:tc>
        <w:tc>
          <w:tcPr>
            <w:tcW w:w="3280" w:type="dxa"/>
            <w:noWrap/>
            <w:vAlign w:val="center"/>
            <w:hideMark/>
          </w:tcPr>
          <w:p w14:paraId="65F1C288" w14:textId="77777777" w:rsidR="00C96103" w:rsidRPr="00760409" w:rsidRDefault="00C96103" w:rsidP="00BA412A">
            <w:pPr>
              <w:spacing w:line="360" w:lineRule="auto"/>
              <w:contextualSpacing/>
              <w:jc w:val="center"/>
              <w:rPr>
                <w:rFonts w:ascii="Times New Roman" w:hAnsi="Times New Roman" w:cs="Times New Roman"/>
              </w:rPr>
            </w:pPr>
            <w:r w:rsidRPr="00760409">
              <w:rPr>
                <w:rFonts w:ascii="Times New Roman" w:hAnsi="Times New Roman" w:cs="Times New Roman"/>
              </w:rPr>
              <w:t>GGACTACNVGGGTWTCTAAT</w:t>
            </w:r>
          </w:p>
        </w:tc>
      </w:tr>
    </w:tbl>
    <w:p w14:paraId="0F4BB056" w14:textId="77777777" w:rsidR="00C96103" w:rsidRDefault="00C96103" w:rsidP="00445EB4">
      <w:pPr>
        <w:spacing w:after="120" w:line="360" w:lineRule="auto"/>
        <w:rPr>
          <w:rFonts w:ascii="Times New Roman" w:hAnsi="Times New Roman" w:cs="Times New Roman"/>
          <w:sz w:val="24"/>
        </w:rPr>
      </w:pPr>
    </w:p>
    <w:p w14:paraId="718DC7AC" w14:textId="77777777" w:rsidR="00234C1A" w:rsidRDefault="00163834" w:rsidP="00445EB4">
      <w:pPr>
        <w:spacing w:after="120" w:line="360" w:lineRule="auto"/>
        <w:rPr>
          <w:rFonts w:ascii="Times New Roman" w:hAnsi="Times New Roman" w:cs="Times New Roman"/>
          <w:sz w:val="24"/>
        </w:rPr>
      </w:pPr>
      <w:r w:rsidRPr="007F3B3D">
        <w:rPr>
          <w:rFonts w:ascii="Times New Roman" w:hAnsi="Times New Roman" w:cs="Times New Roman"/>
          <w:sz w:val="24"/>
        </w:rPr>
        <w:t>Indexed amplicons</w:t>
      </w:r>
      <w:r w:rsidR="008C7AB8" w:rsidRPr="007F3B3D">
        <w:rPr>
          <w:rFonts w:ascii="Times New Roman" w:hAnsi="Times New Roman" w:cs="Times New Roman"/>
          <w:sz w:val="24"/>
        </w:rPr>
        <w:t xml:space="preserve"> </w:t>
      </w:r>
      <w:r w:rsidRPr="007F3B3D">
        <w:rPr>
          <w:rFonts w:ascii="Times New Roman" w:hAnsi="Times New Roman" w:cs="Times New Roman"/>
          <w:sz w:val="24"/>
        </w:rPr>
        <w:t>were</w:t>
      </w:r>
      <w:r w:rsidR="008C7AB8" w:rsidRPr="007F3B3D">
        <w:rPr>
          <w:rFonts w:ascii="Times New Roman" w:hAnsi="Times New Roman" w:cs="Times New Roman"/>
          <w:sz w:val="24"/>
        </w:rPr>
        <w:t xml:space="preserve"> pooled and sequenced on </w:t>
      </w:r>
      <w:proofErr w:type="spellStart"/>
      <w:r w:rsidR="008C7AB8" w:rsidRPr="007F3B3D">
        <w:rPr>
          <w:rFonts w:ascii="Times New Roman" w:hAnsi="Times New Roman" w:cs="Times New Roman"/>
          <w:sz w:val="24"/>
        </w:rPr>
        <w:t>MiSeq</w:t>
      </w:r>
      <w:proofErr w:type="spellEnd"/>
      <w:r w:rsidR="008C7AB8" w:rsidRPr="007F3B3D">
        <w:rPr>
          <w:rFonts w:ascii="Times New Roman" w:hAnsi="Times New Roman" w:cs="Times New Roman"/>
          <w:sz w:val="24"/>
        </w:rPr>
        <w:t xml:space="preserve"> (Illumina) yielding at least </w:t>
      </w:r>
      <w:r w:rsidR="00E94164" w:rsidRPr="007F3B3D">
        <w:rPr>
          <w:rFonts w:ascii="Times New Roman" w:hAnsi="Times New Roman" w:cs="Times New Roman"/>
          <w:sz w:val="24"/>
        </w:rPr>
        <w:t>8</w:t>
      </w:r>
      <w:r w:rsidR="008C7AB8" w:rsidRPr="007F3B3D">
        <w:rPr>
          <w:rFonts w:ascii="Times New Roman" w:hAnsi="Times New Roman" w:cs="Times New Roman"/>
          <w:sz w:val="24"/>
        </w:rPr>
        <w:t xml:space="preserve">,000 </w:t>
      </w:r>
      <w:r w:rsidR="0044143A">
        <w:rPr>
          <w:rFonts w:ascii="Times New Roman" w:hAnsi="Times New Roman" w:cs="Times New Roman"/>
          <w:sz w:val="24"/>
        </w:rPr>
        <w:t xml:space="preserve">300 base pair (bp) </w:t>
      </w:r>
      <w:r w:rsidR="0044143A" w:rsidRPr="007F3B3D">
        <w:rPr>
          <w:rFonts w:ascii="Times New Roman" w:hAnsi="Times New Roman" w:cs="Times New Roman"/>
          <w:sz w:val="24"/>
        </w:rPr>
        <w:t>pair-end</w:t>
      </w:r>
      <w:r w:rsidR="0044143A">
        <w:rPr>
          <w:rFonts w:ascii="Times New Roman" w:hAnsi="Times New Roman" w:cs="Times New Roman"/>
          <w:sz w:val="24"/>
        </w:rPr>
        <w:t>ed</w:t>
      </w:r>
      <w:r w:rsidR="0044143A" w:rsidRPr="007F3B3D">
        <w:rPr>
          <w:rFonts w:ascii="Times New Roman" w:hAnsi="Times New Roman" w:cs="Times New Roman"/>
          <w:sz w:val="24"/>
        </w:rPr>
        <w:t xml:space="preserve"> </w:t>
      </w:r>
      <w:r w:rsidR="008C7AB8" w:rsidRPr="007F3B3D">
        <w:rPr>
          <w:rFonts w:ascii="Times New Roman" w:hAnsi="Times New Roman" w:cs="Times New Roman"/>
          <w:sz w:val="24"/>
        </w:rPr>
        <w:t>reads. Microbial operational taxonomic units (OTUs) and their taxonomic assignments w</w:t>
      </w:r>
      <w:r w:rsidR="008F6520">
        <w:rPr>
          <w:rFonts w:ascii="Times New Roman" w:hAnsi="Times New Roman" w:cs="Times New Roman"/>
          <w:sz w:val="24"/>
        </w:rPr>
        <w:t>ere</w:t>
      </w:r>
      <w:r w:rsidR="008C7AB8" w:rsidRPr="007F3B3D">
        <w:rPr>
          <w:rFonts w:ascii="Times New Roman" w:hAnsi="Times New Roman" w:cs="Times New Roman"/>
          <w:sz w:val="24"/>
        </w:rPr>
        <w:t xml:space="preserve"> analyzed using </w:t>
      </w:r>
      <w:r w:rsidR="009117FD" w:rsidRPr="007F3B3D">
        <w:rPr>
          <w:rFonts w:ascii="Times New Roman" w:hAnsi="Times New Roman" w:cs="Times New Roman"/>
          <w:sz w:val="24"/>
        </w:rPr>
        <w:t>QIIME2</w:t>
      </w:r>
      <w:r w:rsidR="008C7AB8" w:rsidRPr="007F3B3D">
        <w:rPr>
          <w:rFonts w:ascii="Times New Roman" w:hAnsi="Times New Roman" w:cs="Times New Roman"/>
          <w:sz w:val="24"/>
        </w:rPr>
        <w:t xml:space="preserve"> </w:t>
      </w:r>
      <w:r w:rsidR="0044143A">
        <w:rPr>
          <w:rFonts w:ascii="Times New Roman" w:hAnsi="Times New Roman" w:cs="Times New Roman"/>
          <w:sz w:val="24"/>
        </w:rPr>
        <w:t xml:space="preserve">and </w:t>
      </w:r>
      <w:r w:rsidR="00FA33D6" w:rsidRPr="00FA33D6">
        <w:rPr>
          <w:rFonts w:ascii="Times New Roman" w:hAnsi="Times New Roman" w:cs="Times New Roman"/>
          <w:sz w:val="24"/>
        </w:rPr>
        <w:t>Divisive Amplicon Denoising Algorithm</w:t>
      </w:r>
      <w:r w:rsidR="00FA33D6">
        <w:rPr>
          <w:rFonts w:ascii="Times New Roman" w:hAnsi="Times New Roman" w:cs="Times New Roman"/>
          <w:sz w:val="24"/>
        </w:rPr>
        <w:t xml:space="preserve"> 2 (</w:t>
      </w:r>
      <w:r w:rsidR="0044143A">
        <w:rPr>
          <w:rFonts w:ascii="Times New Roman" w:hAnsi="Times New Roman" w:cs="Times New Roman"/>
          <w:sz w:val="24"/>
        </w:rPr>
        <w:t>DADA2</w:t>
      </w:r>
      <w:r w:rsidR="00FA33D6">
        <w:rPr>
          <w:rFonts w:ascii="Times New Roman" w:hAnsi="Times New Roman" w:cs="Times New Roman"/>
          <w:sz w:val="24"/>
        </w:rPr>
        <w:t xml:space="preserve"> R package</w:t>
      </w:r>
      <w:r w:rsidR="0044143A">
        <w:rPr>
          <w:rFonts w:ascii="Times New Roman" w:hAnsi="Times New Roman" w:cs="Times New Roman"/>
          <w:sz w:val="24"/>
        </w:rPr>
        <w:t xml:space="preserve">) tools. </w:t>
      </w:r>
    </w:p>
    <w:p w14:paraId="07BB6A2F" w14:textId="1CA498FC" w:rsidR="00D8681E" w:rsidRDefault="0044143A" w:rsidP="00445EB4">
      <w:pPr>
        <w:spacing w:after="120" w:line="360" w:lineRule="auto"/>
        <w:rPr>
          <w:rFonts w:ascii="Times New Roman" w:hAnsi="Times New Roman" w:cs="Times New Roman"/>
          <w:sz w:val="24"/>
        </w:rPr>
      </w:pPr>
      <w:commentRangeStart w:id="51"/>
      <w:r w:rsidRPr="007F3B3D">
        <w:rPr>
          <w:rFonts w:ascii="Times New Roman" w:hAnsi="Times New Roman" w:cs="Times New Roman"/>
          <w:sz w:val="24"/>
        </w:rPr>
        <w:t>QIIME2</w:t>
      </w:r>
      <w:r>
        <w:rPr>
          <w:rFonts w:ascii="Times New Roman" w:hAnsi="Times New Roman" w:cs="Times New Roman"/>
          <w:sz w:val="24"/>
        </w:rPr>
        <w:t xml:space="preserve"> </w:t>
      </w:r>
      <w:commentRangeStart w:id="52"/>
      <w:r w:rsidR="00FA33D6">
        <w:rPr>
          <w:rFonts w:ascii="Times New Roman" w:hAnsi="Times New Roman" w:cs="Times New Roman"/>
          <w:sz w:val="24"/>
        </w:rPr>
        <w:t>mapped reference</w:t>
      </w:r>
      <w:r w:rsidR="008C7AB8" w:rsidRPr="007F3B3D">
        <w:rPr>
          <w:rFonts w:ascii="Times New Roman" w:hAnsi="Times New Roman" w:cs="Times New Roman"/>
          <w:sz w:val="24"/>
        </w:rPr>
        <w:t xml:space="preserve"> at 97% similarity against representative sequences </w:t>
      </w:r>
      <w:r w:rsidR="008C7AB8" w:rsidRPr="002B79CC">
        <w:rPr>
          <w:rFonts w:ascii="Times New Roman" w:hAnsi="Times New Roman" w:cs="Times New Roman"/>
          <w:color w:val="000000" w:themeColor="text1"/>
          <w:sz w:val="24"/>
        </w:rPr>
        <w:t>of 97% O</w:t>
      </w:r>
      <w:r w:rsidR="002B79CC" w:rsidRPr="002B79CC">
        <w:rPr>
          <w:rFonts w:ascii="Times New Roman" w:hAnsi="Times New Roman" w:cs="Times New Roman"/>
          <w:color w:val="000000" w:themeColor="text1"/>
          <w:sz w:val="24"/>
        </w:rPr>
        <w:t>T</w:t>
      </w:r>
      <w:r w:rsidR="008C7AB8" w:rsidRPr="002B79CC">
        <w:rPr>
          <w:rFonts w:ascii="Times New Roman" w:hAnsi="Times New Roman" w:cs="Times New Roman"/>
          <w:color w:val="000000" w:themeColor="text1"/>
          <w:sz w:val="24"/>
        </w:rPr>
        <w:t xml:space="preserve">U in </w:t>
      </w:r>
      <w:r w:rsidR="009117FD" w:rsidRPr="002B79CC">
        <w:rPr>
          <w:rFonts w:ascii="Times New Roman" w:hAnsi="Times New Roman" w:cs="Times New Roman"/>
          <w:color w:val="000000" w:themeColor="text1"/>
          <w:sz w:val="24"/>
        </w:rPr>
        <w:t>SILVA</w:t>
      </w:r>
      <w:commentRangeEnd w:id="52"/>
      <w:r>
        <w:rPr>
          <w:rStyle w:val="a8"/>
        </w:rPr>
        <w:commentReference w:id="52"/>
      </w:r>
      <w:r w:rsidR="009117FD" w:rsidRPr="007F3B3D">
        <w:rPr>
          <w:rFonts w:ascii="Times New Roman" w:hAnsi="Times New Roman" w:cs="Times New Roman"/>
          <w:sz w:val="24"/>
        </w:rPr>
        <w:fldChar w:fldCharType="begin">
          <w:fldData xml:space="preserve">PEVuZE5vdGU+PENpdGU+PEF1dGhvcj5ZaWxtYXo8L0F1dGhvcj48WWVhcj4yMDE0PC9ZZWFyPjxS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</w:fldData>
        </w:fldChar>
      </w:r>
      <w:r w:rsidR="00334E86" w:rsidRPr="007F3B3D">
        <w:rPr>
          <w:rFonts w:ascii="Times New Roman" w:hAnsi="Times New Roman" w:cs="Times New Roman"/>
          <w:sz w:val="24"/>
        </w:rPr>
        <w:instrText xml:space="preserve"> ADDIN EN.CITE </w:instrText>
      </w:r>
      <w:r w:rsidR="00334E86" w:rsidRPr="007F3B3D">
        <w:rPr>
          <w:rFonts w:ascii="Times New Roman" w:hAnsi="Times New Roman" w:cs="Times New Roman"/>
          <w:sz w:val="24"/>
        </w:rPr>
        <w:fldChar w:fldCharType="begin">
          <w:fldData xml:space="preserve">PEVuZE5vdGU+PENpdGU+PEF1dGhvcj5ZaWxtYXo8L0F1dGhvcj48WWVhcj4yMDE0PC9ZZWFyPjxS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</w:fldData>
        </w:fldChar>
      </w:r>
      <w:r w:rsidR="00334E86" w:rsidRPr="007F3B3D">
        <w:rPr>
          <w:rFonts w:ascii="Times New Roman" w:hAnsi="Times New Roman" w:cs="Times New Roman"/>
          <w:sz w:val="24"/>
        </w:rPr>
        <w:instrText xml:space="preserve"> ADDIN EN.CITE.DATA </w:instrText>
      </w:r>
      <w:r w:rsidR="00334E86" w:rsidRPr="007F3B3D">
        <w:rPr>
          <w:rFonts w:ascii="Times New Roman" w:hAnsi="Times New Roman" w:cs="Times New Roman"/>
          <w:sz w:val="24"/>
        </w:rPr>
      </w:r>
      <w:r w:rsidR="00334E86" w:rsidRPr="007F3B3D">
        <w:rPr>
          <w:rFonts w:ascii="Times New Roman" w:hAnsi="Times New Roman" w:cs="Times New Roman"/>
          <w:sz w:val="24"/>
        </w:rPr>
        <w:fldChar w:fldCharType="end"/>
      </w:r>
      <w:r w:rsidR="009117FD" w:rsidRPr="007F3B3D">
        <w:rPr>
          <w:rFonts w:ascii="Times New Roman" w:hAnsi="Times New Roman" w:cs="Times New Roman"/>
          <w:sz w:val="24"/>
        </w:rPr>
      </w:r>
      <w:r w:rsidR="009117FD" w:rsidRPr="007F3B3D">
        <w:rPr>
          <w:rFonts w:ascii="Times New Roman" w:hAnsi="Times New Roman" w:cs="Times New Roman"/>
          <w:sz w:val="24"/>
        </w:rPr>
        <w:fldChar w:fldCharType="separate"/>
      </w:r>
      <w:r w:rsidR="00334E86" w:rsidRPr="007F3B3D">
        <w:rPr>
          <w:rFonts w:ascii="Times New Roman" w:hAnsi="Times New Roman" w:cs="Times New Roman"/>
          <w:noProof/>
          <w:sz w:val="24"/>
        </w:rPr>
        <w:t>(Yilmaz et al., 2014)</w:t>
      </w:r>
      <w:r w:rsidR="009117FD" w:rsidRPr="007F3B3D">
        <w:rPr>
          <w:rFonts w:ascii="Times New Roman" w:hAnsi="Times New Roman" w:cs="Times New Roman"/>
          <w:sz w:val="24"/>
        </w:rPr>
        <w:fldChar w:fldCharType="end"/>
      </w:r>
      <w:r w:rsidR="008C7AB8" w:rsidRPr="007F3B3D">
        <w:rPr>
          <w:rFonts w:ascii="Times New Roman" w:hAnsi="Times New Roman" w:cs="Times New Roman"/>
          <w:sz w:val="24"/>
        </w:rPr>
        <w:t xml:space="preserve">, following by chimeric sequences removed from subsequent analyses </w:t>
      </w:r>
      <w:r w:rsidR="008C7AB8" w:rsidRPr="007F3B3D">
        <w:rPr>
          <w:rFonts w:ascii="Times New Roman" w:hAnsi="Times New Roman" w:cs="Times New Roman"/>
          <w:sz w:val="24"/>
        </w:rPr>
        <w:fldChar w:fldCharType="begin">
          <w:fldData xml:space="preserve">PEVuZE5vdGU+PENpdGU+PEF1dGhvcj5DYXBvcmFzbzwvQXV0aG9yPjxZZWFyPjIwMTA8L1llYXI+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</w:fldData>
        </w:fldChar>
      </w:r>
      <w:r w:rsidR="00334E86" w:rsidRPr="007F3B3D">
        <w:rPr>
          <w:rFonts w:ascii="Times New Roman" w:hAnsi="Times New Roman" w:cs="Times New Roman"/>
          <w:sz w:val="24"/>
        </w:rPr>
        <w:instrText xml:space="preserve"> ADDIN EN.CITE </w:instrText>
      </w:r>
      <w:r w:rsidR="00334E86" w:rsidRPr="007F3B3D">
        <w:rPr>
          <w:rFonts w:ascii="Times New Roman" w:hAnsi="Times New Roman" w:cs="Times New Roman"/>
          <w:sz w:val="24"/>
        </w:rPr>
        <w:fldChar w:fldCharType="begin">
          <w:fldData xml:space="preserve">PEVuZE5vdGU+PENpdGU+PEF1dGhvcj5DYXBvcmFzbzwvQXV0aG9yPjxZZWFyPjIwMTA8L1llYXI+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</w:fldData>
        </w:fldChar>
      </w:r>
      <w:r w:rsidR="00334E86" w:rsidRPr="007F3B3D">
        <w:rPr>
          <w:rFonts w:ascii="Times New Roman" w:hAnsi="Times New Roman" w:cs="Times New Roman"/>
          <w:sz w:val="24"/>
        </w:rPr>
        <w:instrText xml:space="preserve"> ADDIN EN.CITE.DATA </w:instrText>
      </w:r>
      <w:r w:rsidR="00334E86" w:rsidRPr="007F3B3D">
        <w:rPr>
          <w:rFonts w:ascii="Times New Roman" w:hAnsi="Times New Roman" w:cs="Times New Roman"/>
          <w:sz w:val="24"/>
        </w:rPr>
      </w:r>
      <w:r w:rsidR="00334E86" w:rsidRPr="007F3B3D">
        <w:rPr>
          <w:rFonts w:ascii="Times New Roman" w:hAnsi="Times New Roman" w:cs="Times New Roman"/>
          <w:sz w:val="24"/>
        </w:rPr>
        <w:fldChar w:fldCharType="end"/>
      </w:r>
      <w:r w:rsidR="008C7AB8" w:rsidRPr="007F3B3D">
        <w:rPr>
          <w:rFonts w:ascii="Times New Roman" w:hAnsi="Times New Roman" w:cs="Times New Roman"/>
          <w:sz w:val="24"/>
        </w:rPr>
      </w:r>
      <w:r w:rsidR="008C7AB8" w:rsidRPr="007F3B3D">
        <w:rPr>
          <w:rFonts w:ascii="Times New Roman" w:hAnsi="Times New Roman" w:cs="Times New Roman"/>
          <w:sz w:val="24"/>
        </w:rPr>
        <w:fldChar w:fldCharType="separate"/>
      </w:r>
      <w:r w:rsidR="00334E86" w:rsidRPr="007F3B3D">
        <w:rPr>
          <w:rFonts w:ascii="Times New Roman" w:hAnsi="Times New Roman" w:cs="Times New Roman"/>
          <w:noProof/>
          <w:sz w:val="24"/>
        </w:rPr>
        <w:t>(Caporaso et al., 2010)</w:t>
      </w:r>
      <w:r w:rsidR="008C7AB8" w:rsidRPr="007F3B3D">
        <w:rPr>
          <w:rFonts w:ascii="Times New Roman" w:hAnsi="Times New Roman" w:cs="Times New Roman"/>
          <w:sz w:val="24"/>
        </w:rPr>
        <w:fldChar w:fldCharType="end"/>
      </w:r>
      <w:r w:rsidR="009117FD" w:rsidRPr="007F3B3D">
        <w:rPr>
          <w:rFonts w:ascii="Times New Roman" w:hAnsi="Times New Roman" w:cs="Times New Roman"/>
          <w:sz w:val="24"/>
        </w:rPr>
        <w:t xml:space="preserve">. </w:t>
      </w:r>
      <w:r w:rsidR="008C7AB8" w:rsidRPr="007F3B3D">
        <w:rPr>
          <w:rFonts w:ascii="Times New Roman" w:hAnsi="Times New Roman" w:cs="Times New Roman"/>
          <w:sz w:val="24"/>
        </w:rPr>
        <w:t>Principle coordinates analysis (</w:t>
      </w:r>
      <w:proofErr w:type="spellStart"/>
      <w:r w:rsidR="008C7AB8" w:rsidRPr="007F3B3D">
        <w:rPr>
          <w:rFonts w:ascii="Times New Roman" w:hAnsi="Times New Roman" w:cs="Times New Roman"/>
          <w:sz w:val="24"/>
        </w:rPr>
        <w:t>PCoA</w:t>
      </w:r>
      <w:proofErr w:type="spellEnd"/>
      <w:r w:rsidR="008C7AB8" w:rsidRPr="007F3B3D">
        <w:rPr>
          <w:rFonts w:ascii="Times New Roman" w:hAnsi="Times New Roman" w:cs="Times New Roman"/>
          <w:sz w:val="24"/>
        </w:rPr>
        <w:t xml:space="preserve">) of unweighted </w:t>
      </w:r>
      <w:proofErr w:type="spellStart"/>
      <w:r w:rsidR="008C7AB8" w:rsidRPr="007F3B3D">
        <w:rPr>
          <w:rFonts w:ascii="Times New Roman" w:hAnsi="Times New Roman" w:cs="Times New Roman"/>
          <w:sz w:val="24"/>
        </w:rPr>
        <w:t>UniFrac</w:t>
      </w:r>
      <w:proofErr w:type="spellEnd"/>
      <w:r w:rsidR="008C7AB8" w:rsidRPr="007F3B3D">
        <w:rPr>
          <w:rFonts w:ascii="Times New Roman" w:hAnsi="Times New Roman" w:cs="Times New Roman"/>
          <w:sz w:val="24"/>
        </w:rPr>
        <w:t xml:space="preserve"> phylogenetic or </w:t>
      </w:r>
      <w:r w:rsidR="009117FD" w:rsidRPr="007F3B3D">
        <w:rPr>
          <w:rFonts w:ascii="Times New Roman" w:hAnsi="Times New Roman" w:cs="Times New Roman"/>
          <w:sz w:val="24"/>
        </w:rPr>
        <w:t>g</w:t>
      </w:r>
      <w:r w:rsidR="008C7AB8" w:rsidRPr="007F3B3D">
        <w:rPr>
          <w:rFonts w:ascii="Times New Roman" w:hAnsi="Times New Roman" w:cs="Times New Roman"/>
          <w:sz w:val="24"/>
        </w:rPr>
        <w:t>enus w</w:t>
      </w:r>
      <w:r w:rsidR="008F6520">
        <w:rPr>
          <w:rFonts w:ascii="Times New Roman" w:hAnsi="Times New Roman" w:cs="Times New Roman"/>
          <w:sz w:val="24"/>
        </w:rPr>
        <w:t>ere</w:t>
      </w:r>
      <w:r w:rsidR="008C7AB8" w:rsidRPr="007F3B3D">
        <w:rPr>
          <w:rFonts w:ascii="Times New Roman" w:hAnsi="Times New Roman" w:cs="Times New Roman"/>
          <w:sz w:val="24"/>
        </w:rPr>
        <w:t xml:space="preserve"> performed to visualize similarity of microb</w:t>
      </w:r>
      <w:r w:rsidR="009117FD" w:rsidRPr="007F3B3D">
        <w:rPr>
          <w:rFonts w:ascii="Times New Roman" w:hAnsi="Times New Roman" w:cs="Times New Roman"/>
          <w:sz w:val="24"/>
        </w:rPr>
        <w:t>ial communities in each sample.</w:t>
      </w:r>
      <w:r w:rsidR="00967DA3">
        <w:rPr>
          <w:rFonts w:ascii="Times New Roman" w:hAnsi="Times New Roman" w:cs="Times New Roman"/>
          <w:sz w:val="24"/>
        </w:rPr>
        <w:t xml:space="preserve"> </w:t>
      </w:r>
      <w:commentRangeEnd w:id="51"/>
      <w:r w:rsidR="00967DA3">
        <w:rPr>
          <w:rStyle w:val="a8"/>
        </w:rPr>
        <w:commentReference w:id="51"/>
      </w:r>
    </w:p>
    <w:p w14:paraId="1D4EC035" w14:textId="1AEA8BAD" w:rsidR="00BA7136" w:rsidRDefault="00227CA3" w:rsidP="00445EB4">
      <w:pPr>
        <w:spacing w:after="120" w:line="360" w:lineRule="auto"/>
        <w:rPr>
          <w:rFonts w:ascii="Times New Roman" w:hAnsi="Times New Roman" w:cs="Times New Roman"/>
          <w:sz w:val="24"/>
        </w:rPr>
      </w:pPr>
      <w:commentRangeStart w:id="53"/>
      <w:r>
        <w:rPr>
          <w:rFonts w:ascii="Times New Roman" w:hAnsi="Times New Roman" w:cs="Times New Roman"/>
          <w:sz w:val="24"/>
        </w:rPr>
        <w:t>DADA2</w:t>
      </w:r>
      <w:r w:rsidR="00F32D03">
        <w:rPr>
          <w:rFonts w:ascii="Times New Roman" w:hAnsi="Times New Roman" w:cs="Times New Roman"/>
          <w:sz w:val="24"/>
        </w:rPr>
        <w:t xml:space="preserve"> 1.16</w:t>
      </w:r>
      <w:r>
        <w:rPr>
          <w:rFonts w:ascii="Times New Roman" w:hAnsi="Times New Roman" w:cs="Times New Roman"/>
          <w:sz w:val="24"/>
        </w:rPr>
        <w:t xml:space="preserve"> pipeline </w:t>
      </w:r>
      <w:commentRangeEnd w:id="53"/>
      <w:r w:rsidR="0017159E">
        <w:rPr>
          <w:rStyle w:val="a8"/>
        </w:rPr>
        <w:commentReference w:id="53"/>
      </w:r>
      <w:r w:rsidR="00F32D03">
        <w:rPr>
          <w:rFonts w:ascii="Times New Roman" w:hAnsi="Times New Roman" w:cs="Times New Roman"/>
          <w:sz w:val="24"/>
        </w:rPr>
        <w:t xml:space="preserve">was used to process </w:t>
      </w:r>
      <w:proofErr w:type="spellStart"/>
      <w:r w:rsidR="00F32D03" w:rsidRPr="00234C1A">
        <w:rPr>
          <w:rFonts w:ascii="Times New Roman" w:hAnsi="Times New Roman" w:cs="Times New Roman"/>
          <w:i/>
          <w:iCs/>
          <w:sz w:val="24"/>
        </w:rPr>
        <w:t>FastQ</w:t>
      </w:r>
      <w:proofErr w:type="spellEnd"/>
      <w:r w:rsidR="00F32D03">
        <w:rPr>
          <w:rFonts w:ascii="Times New Roman" w:hAnsi="Times New Roman" w:cs="Times New Roman"/>
          <w:sz w:val="24"/>
        </w:rPr>
        <w:t xml:space="preserve"> file containing p</w:t>
      </w:r>
      <w:r>
        <w:rPr>
          <w:rFonts w:ascii="Times New Roman" w:hAnsi="Times New Roman" w:cs="Times New Roman"/>
          <w:sz w:val="24"/>
        </w:rPr>
        <w:t xml:space="preserve">air-ended </w:t>
      </w:r>
      <w:r w:rsidR="00F32D03">
        <w:rPr>
          <w:rFonts w:ascii="Times New Roman" w:hAnsi="Times New Roman" w:cs="Times New Roman"/>
          <w:sz w:val="24"/>
        </w:rPr>
        <w:t xml:space="preserve">reads </w:t>
      </w:r>
      <w:r w:rsidR="00613680">
        <w:rPr>
          <w:rFonts w:ascii="Times New Roman" w:hAnsi="Times New Roman" w:cs="Times New Roman"/>
          <w:sz w:val="24"/>
        </w:rPr>
        <w:t xml:space="preserve">with average length of 300 base pairs (bp) </w:t>
      </w:r>
      <w:r w:rsidR="00F32D03">
        <w:rPr>
          <w:rFonts w:ascii="Times New Roman" w:hAnsi="Times New Roman" w:cs="Times New Roman"/>
          <w:sz w:val="24"/>
        </w:rPr>
        <w:t>into a</w:t>
      </w:r>
      <w:r w:rsidR="009F0DD3">
        <w:rPr>
          <w:rFonts w:ascii="Times New Roman" w:hAnsi="Times New Roman" w:cs="Times New Roman"/>
          <w:sz w:val="24"/>
        </w:rPr>
        <w:t xml:space="preserve"> high resolution operational taxonomic unit (OTU) table (</w:t>
      </w:r>
      <w:r w:rsidR="0049107D">
        <w:rPr>
          <w:rFonts w:ascii="Times New Roman" w:hAnsi="Times New Roman" w:cs="Times New Roman"/>
          <w:sz w:val="24"/>
        </w:rPr>
        <w:t>i.e.,</w:t>
      </w:r>
      <w:r w:rsidR="009F0DD3">
        <w:rPr>
          <w:rFonts w:ascii="Times New Roman" w:hAnsi="Times New Roman" w:cs="Times New Roman"/>
          <w:sz w:val="24"/>
        </w:rPr>
        <w:t xml:space="preserve"> amplicon sequencing variants). </w:t>
      </w:r>
      <w:r w:rsidR="00613680">
        <w:rPr>
          <w:rFonts w:ascii="Times New Roman" w:hAnsi="Times New Roman" w:cs="Times New Roman"/>
          <w:sz w:val="24"/>
        </w:rPr>
        <w:t xml:space="preserve">The reads were </w:t>
      </w:r>
      <w:r w:rsidR="00656835">
        <w:rPr>
          <w:rFonts w:ascii="Times New Roman" w:hAnsi="Times New Roman" w:cs="Times New Roman"/>
          <w:sz w:val="24"/>
        </w:rPr>
        <w:t>sorted,</w:t>
      </w:r>
      <w:r w:rsidR="00613680">
        <w:rPr>
          <w:rFonts w:ascii="Times New Roman" w:hAnsi="Times New Roman" w:cs="Times New Roman"/>
          <w:sz w:val="24"/>
        </w:rPr>
        <w:t xml:space="preserve"> and quality scores examined, resulting in truncation of forward reads to 280 bp and reverse reads to 220 bp</w:t>
      </w:r>
      <w:r w:rsidR="00024990">
        <w:rPr>
          <w:rFonts w:ascii="Times New Roman" w:hAnsi="Times New Roman" w:cs="Times New Roman"/>
          <w:sz w:val="24"/>
        </w:rPr>
        <w:t xml:space="preserve"> based on the quality score profiles</w:t>
      </w:r>
      <w:r w:rsidR="00613680">
        <w:rPr>
          <w:rFonts w:ascii="Times New Roman" w:hAnsi="Times New Roman" w:cs="Times New Roman"/>
          <w:sz w:val="24"/>
        </w:rPr>
        <w:t xml:space="preserve">. </w:t>
      </w:r>
      <w:r w:rsidR="00024990">
        <w:rPr>
          <w:rFonts w:ascii="Times New Roman" w:hAnsi="Times New Roman" w:cs="Times New Roman"/>
          <w:sz w:val="24"/>
        </w:rPr>
        <w:t xml:space="preserve">The reads were then merged and aggregated. </w:t>
      </w:r>
      <w:r w:rsidR="00E82F64">
        <w:rPr>
          <w:rFonts w:ascii="Times New Roman" w:hAnsi="Times New Roman" w:cs="Times New Roman"/>
          <w:sz w:val="24"/>
        </w:rPr>
        <w:t xml:space="preserve">Additionally, chimeric </w:t>
      </w:r>
      <w:r w:rsidR="009F0DD3">
        <w:rPr>
          <w:rFonts w:ascii="Times New Roman" w:hAnsi="Times New Roman" w:cs="Times New Roman"/>
          <w:sz w:val="24"/>
        </w:rPr>
        <w:t>OTU</w:t>
      </w:r>
      <w:r w:rsidR="00E82F64">
        <w:rPr>
          <w:rFonts w:ascii="Times New Roman" w:hAnsi="Times New Roman" w:cs="Times New Roman"/>
          <w:sz w:val="24"/>
        </w:rPr>
        <w:t xml:space="preserve">s were identified and removed. Taxonomy was assigned to the </w:t>
      </w:r>
      <w:r w:rsidR="009F0DD3">
        <w:rPr>
          <w:rFonts w:ascii="Times New Roman" w:hAnsi="Times New Roman" w:cs="Times New Roman"/>
          <w:sz w:val="24"/>
        </w:rPr>
        <w:t>OTU</w:t>
      </w:r>
      <w:r w:rsidR="00E82F64">
        <w:rPr>
          <w:rFonts w:ascii="Times New Roman" w:hAnsi="Times New Roman" w:cs="Times New Roman"/>
          <w:sz w:val="24"/>
        </w:rPr>
        <w:t xml:space="preserve">s by exact matching (100% identity) to </w:t>
      </w:r>
      <w:commentRangeStart w:id="54"/>
      <w:r w:rsidR="00E82F64">
        <w:rPr>
          <w:rFonts w:ascii="Times New Roman" w:hAnsi="Times New Roman" w:cs="Times New Roman"/>
          <w:sz w:val="24"/>
        </w:rPr>
        <w:t>Silva reference database</w:t>
      </w:r>
      <w:r w:rsidR="0017159E">
        <w:rPr>
          <w:rFonts w:ascii="Times New Roman" w:hAnsi="Times New Roman" w:cs="Times New Roman"/>
          <w:sz w:val="24"/>
        </w:rPr>
        <w:t xml:space="preserve"> </w:t>
      </w:r>
      <w:commentRangeEnd w:id="54"/>
      <w:r w:rsidR="0017159E">
        <w:rPr>
          <w:rStyle w:val="a8"/>
        </w:rPr>
        <w:commentReference w:id="54"/>
      </w:r>
      <w:r w:rsidR="0017159E" w:rsidRPr="007F3B3D">
        <w:rPr>
          <w:rFonts w:ascii="Times New Roman" w:hAnsi="Times New Roman" w:cs="Times New Roman"/>
          <w:sz w:val="24"/>
        </w:rPr>
        <w:fldChar w:fldCharType="begin">
          <w:fldData xml:space="preserve">PEVuZE5vdGU+PENpdGU+PEF1dGhvcj5ZaWxtYXo8L0F1dGhvcj48WWVhcj4yMDE0PC9ZZWFyPjxS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</w:fldData>
        </w:fldChar>
      </w:r>
      <w:r w:rsidR="0017159E" w:rsidRPr="007F3B3D">
        <w:rPr>
          <w:rFonts w:ascii="Times New Roman" w:hAnsi="Times New Roman" w:cs="Times New Roman"/>
          <w:sz w:val="24"/>
        </w:rPr>
        <w:instrText xml:space="preserve"> ADDIN EN.CITE </w:instrText>
      </w:r>
      <w:r w:rsidR="0017159E" w:rsidRPr="007F3B3D">
        <w:rPr>
          <w:rFonts w:ascii="Times New Roman" w:hAnsi="Times New Roman" w:cs="Times New Roman"/>
          <w:sz w:val="24"/>
        </w:rPr>
        <w:fldChar w:fldCharType="begin">
          <w:fldData xml:space="preserve">PEVuZE5vdGU+PENpdGU+PEF1dGhvcj5ZaWxtYXo8L0F1dGhvcj48WWVhcj4yMDE0PC9ZZWFyPjxS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</w:fldData>
        </w:fldChar>
      </w:r>
      <w:r w:rsidR="0017159E" w:rsidRPr="007F3B3D">
        <w:rPr>
          <w:rFonts w:ascii="Times New Roman" w:hAnsi="Times New Roman" w:cs="Times New Roman"/>
          <w:sz w:val="24"/>
        </w:rPr>
        <w:instrText xml:space="preserve"> ADDIN EN.CITE.DATA </w:instrText>
      </w:r>
      <w:r w:rsidR="0017159E" w:rsidRPr="007F3B3D">
        <w:rPr>
          <w:rFonts w:ascii="Times New Roman" w:hAnsi="Times New Roman" w:cs="Times New Roman"/>
          <w:sz w:val="24"/>
        </w:rPr>
      </w:r>
      <w:r w:rsidR="0017159E" w:rsidRPr="007F3B3D">
        <w:rPr>
          <w:rFonts w:ascii="Times New Roman" w:hAnsi="Times New Roman" w:cs="Times New Roman"/>
          <w:sz w:val="24"/>
        </w:rPr>
        <w:fldChar w:fldCharType="end"/>
      </w:r>
      <w:r w:rsidR="0017159E" w:rsidRPr="007F3B3D">
        <w:rPr>
          <w:rFonts w:ascii="Times New Roman" w:hAnsi="Times New Roman" w:cs="Times New Roman"/>
          <w:sz w:val="24"/>
        </w:rPr>
      </w:r>
      <w:r w:rsidR="0017159E" w:rsidRPr="007F3B3D">
        <w:rPr>
          <w:rFonts w:ascii="Times New Roman" w:hAnsi="Times New Roman" w:cs="Times New Roman"/>
          <w:sz w:val="24"/>
        </w:rPr>
        <w:fldChar w:fldCharType="separate"/>
      </w:r>
      <w:r w:rsidR="0017159E" w:rsidRPr="007F3B3D">
        <w:rPr>
          <w:rFonts w:ascii="Times New Roman" w:hAnsi="Times New Roman" w:cs="Times New Roman"/>
          <w:noProof/>
          <w:sz w:val="24"/>
        </w:rPr>
        <w:t>(Yilmaz et al., 2014)</w:t>
      </w:r>
      <w:r w:rsidR="0017159E" w:rsidRPr="007F3B3D">
        <w:rPr>
          <w:rFonts w:ascii="Times New Roman" w:hAnsi="Times New Roman" w:cs="Times New Roman"/>
          <w:sz w:val="24"/>
        </w:rPr>
        <w:fldChar w:fldCharType="end"/>
      </w:r>
      <w:r w:rsidR="00E82F64">
        <w:rPr>
          <w:rFonts w:ascii="Times New Roman" w:hAnsi="Times New Roman" w:cs="Times New Roman"/>
          <w:sz w:val="24"/>
        </w:rPr>
        <w:t xml:space="preserve">. </w:t>
      </w:r>
      <w:r w:rsidR="002A265B">
        <w:rPr>
          <w:rFonts w:ascii="Times New Roman" w:hAnsi="Times New Roman" w:cs="Times New Roman"/>
          <w:sz w:val="24"/>
        </w:rPr>
        <w:t>Sequencing depth varied roughly from 25,000 to 400,000 reads per sample (</w:t>
      </w:r>
      <w:r w:rsidR="002A265B" w:rsidRPr="00234C1A">
        <w:rPr>
          <w:rFonts w:ascii="Times New Roman" w:hAnsi="Times New Roman" w:cs="Times New Roman"/>
          <w:sz w:val="24"/>
        </w:rPr>
        <w:t>Figure 2</w:t>
      </w:r>
      <w:r w:rsidR="002A265B">
        <w:rPr>
          <w:rFonts w:ascii="Times New Roman" w:hAnsi="Times New Roman" w:cs="Times New Roman"/>
          <w:sz w:val="24"/>
        </w:rPr>
        <w:t xml:space="preserve">). </w:t>
      </w:r>
    </w:p>
    <w:p w14:paraId="51A5F40B" w14:textId="3793D26D" w:rsidR="00BA7136" w:rsidRPr="00C96103" w:rsidRDefault="00BA7136" w:rsidP="00445EB4">
      <w:pPr>
        <w:spacing w:after="120" w:line="360" w:lineRule="auto"/>
        <w:rPr>
          <w:rFonts w:ascii="Times New Roman" w:hAnsi="Times New Roman" w:cs="Times New Roman"/>
          <w:sz w:val="24"/>
        </w:rPr>
      </w:pPr>
      <w:r>
        <w:rPr>
          <w:rFonts w:ascii="Times New Roman" w:hAnsi="Times New Roman" w:cs="Times New Roman"/>
          <w:noProof/>
          <w:sz w:val="24"/>
        </w:rPr>
        <w:drawing>
          <wp:inline distT="0" distB="0" distL="0" distR="0" wp14:anchorId="2A2B6D81" wp14:editId="1BCD324D">
            <wp:extent cx="5943600" cy="25101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10155"/>
                    </a:xfrm>
                    <a:prstGeom prst="rect">
                      <a:avLst/>
                    </a:prstGeom>
                    <a:noFill/>
                    <a:ln>
                      <a:noFill/>
                    </a:ln>
                  </pic:spPr>
                </pic:pic>
              </a:graphicData>
            </a:graphic>
          </wp:inline>
        </w:drawing>
      </w:r>
      <w:r w:rsidR="00C96103">
        <w:rPr>
          <w:rFonts w:ascii="Times New Roman" w:hAnsi="Times New Roman" w:cs="Times New Roman"/>
          <w:sz w:val="24"/>
        </w:rPr>
        <w:t>O</w:t>
      </w:r>
      <w:r w:rsidR="002A265B">
        <w:rPr>
          <w:rFonts w:ascii="Times New Roman" w:hAnsi="Times New Roman" w:cs="Times New Roman"/>
          <w:sz w:val="24"/>
        </w:rPr>
        <w:t>ver 94% of OTUs were identified as bacterial</w:t>
      </w:r>
      <w:r w:rsidR="0049107D">
        <w:rPr>
          <w:rFonts w:ascii="Times New Roman" w:hAnsi="Times New Roman" w:cs="Times New Roman"/>
          <w:sz w:val="24"/>
        </w:rPr>
        <w:t xml:space="preserve">. </w:t>
      </w:r>
      <w:r w:rsidR="002A265B">
        <w:rPr>
          <w:rFonts w:ascii="Times New Roman" w:hAnsi="Times New Roman" w:cs="Times New Roman"/>
          <w:sz w:val="24"/>
        </w:rPr>
        <w:t xml:space="preserve">OTUs mapped to </w:t>
      </w:r>
      <w:proofErr w:type="spellStart"/>
      <w:r w:rsidR="002557CF" w:rsidRPr="002557CF">
        <w:rPr>
          <w:rFonts w:ascii="Times New Roman" w:hAnsi="Times New Roman" w:cs="Times New Roman"/>
          <w:i/>
          <w:iCs/>
          <w:sz w:val="24"/>
        </w:rPr>
        <w:t>E</w:t>
      </w:r>
      <w:r w:rsidR="002A265B" w:rsidRPr="002557CF">
        <w:rPr>
          <w:rFonts w:ascii="Times New Roman" w:hAnsi="Times New Roman" w:cs="Times New Roman"/>
          <w:i/>
          <w:iCs/>
          <w:sz w:val="24"/>
        </w:rPr>
        <w:t>ukaryota</w:t>
      </w:r>
      <w:proofErr w:type="spellEnd"/>
      <w:r w:rsidR="002A265B">
        <w:rPr>
          <w:rFonts w:ascii="Times New Roman" w:hAnsi="Times New Roman" w:cs="Times New Roman"/>
          <w:sz w:val="24"/>
        </w:rPr>
        <w:t xml:space="preserve"> and </w:t>
      </w:r>
      <w:r w:rsidR="002557CF" w:rsidRPr="002557CF">
        <w:rPr>
          <w:rFonts w:ascii="Times New Roman" w:hAnsi="Times New Roman" w:cs="Times New Roman"/>
          <w:i/>
          <w:iCs/>
          <w:sz w:val="24"/>
        </w:rPr>
        <w:t>A</w:t>
      </w:r>
      <w:r w:rsidR="002A265B" w:rsidRPr="002557CF">
        <w:rPr>
          <w:rFonts w:ascii="Times New Roman" w:hAnsi="Times New Roman" w:cs="Times New Roman"/>
          <w:i/>
          <w:iCs/>
          <w:sz w:val="24"/>
        </w:rPr>
        <w:t>rchaea</w:t>
      </w:r>
      <w:r w:rsidR="002A265B">
        <w:rPr>
          <w:rFonts w:ascii="Times New Roman" w:hAnsi="Times New Roman" w:cs="Times New Roman"/>
          <w:sz w:val="24"/>
        </w:rPr>
        <w:t xml:space="preserve"> Kingdoms, as well as OTUs that could not be mapped to a Kingdom, were removed.</w:t>
      </w:r>
      <w:r w:rsidR="002557CF">
        <w:rPr>
          <w:rFonts w:ascii="Times New Roman" w:hAnsi="Times New Roman" w:cs="Times New Roman"/>
          <w:sz w:val="24"/>
        </w:rPr>
        <w:t xml:space="preserve"> </w:t>
      </w:r>
      <w:r w:rsidR="002557CF">
        <w:rPr>
          <w:rFonts w:ascii="Times New Roman" w:hAnsi="Times New Roman" w:cs="Times New Roman"/>
          <w:bCs/>
          <w:sz w:val="24"/>
        </w:rPr>
        <w:t xml:space="preserve">In total, </w:t>
      </w:r>
      <w:r w:rsidR="002557CF">
        <w:rPr>
          <w:rFonts w:ascii="Times New Roman" w:hAnsi="Times New Roman" w:cs="Times New Roman"/>
          <w:bCs/>
          <w:sz w:val="24"/>
        </w:rPr>
        <w:lastRenderedPageBreak/>
        <w:t>10,197 (94.78% of total OTUs), 7,994 (98.34%) and 7,558 (96.07%) bacterial OTUs were identified in the 3 experiments respectively (</w:t>
      </w:r>
      <w:r w:rsidR="002557CF" w:rsidRPr="002557CF">
        <w:rPr>
          <w:rFonts w:ascii="Times New Roman" w:hAnsi="Times New Roman" w:cs="Times New Roman"/>
          <w:b/>
          <w:sz w:val="24"/>
        </w:rPr>
        <w:t xml:space="preserve">Table </w:t>
      </w:r>
      <w:r w:rsidR="00237A3D">
        <w:rPr>
          <w:rFonts w:ascii="Times New Roman" w:hAnsi="Times New Roman" w:cs="Times New Roman"/>
          <w:b/>
          <w:sz w:val="24"/>
        </w:rPr>
        <w:t>2</w:t>
      </w:r>
      <w:r w:rsidR="002557CF">
        <w:rPr>
          <w:rFonts w:ascii="Times New Roman" w:hAnsi="Times New Roman" w:cs="Times New Roman"/>
          <w:bCs/>
          <w:sz w:val="24"/>
        </w:rPr>
        <w:t>).</w:t>
      </w:r>
      <w:r w:rsidR="003F060C">
        <w:rPr>
          <w:rFonts w:ascii="Times New Roman" w:hAnsi="Times New Roman" w:cs="Times New Roman"/>
          <w:bCs/>
          <w:sz w:val="24"/>
        </w:rPr>
        <w:t xml:space="preserve"> </w:t>
      </w:r>
    </w:p>
    <w:p w14:paraId="6A41B80D" w14:textId="472C535A" w:rsidR="00237A3D" w:rsidRDefault="00237A3D" w:rsidP="00445EB4">
      <w:pPr>
        <w:spacing w:after="120" w:line="360" w:lineRule="auto"/>
        <w:rPr>
          <w:rFonts w:ascii="Times New Roman" w:hAnsi="Times New Roman" w:cs="Times New Roman"/>
          <w:bCs/>
          <w:sz w:val="24"/>
        </w:rPr>
      </w:pPr>
      <w:r>
        <w:rPr>
          <w:rFonts w:ascii="Times New Roman" w:hAnsi="Times New Roman" w:cs="Times New Roman"/>
          <w:bCs/>
          <w:sz w:val="24"/>
        </w:rPr>
        <w:t>Table 2: OUT by Kingdom</w:t>
      </w:r>
    </w:p>
    <w:p w14:paraId="4231A09F" w14:textId="677998BD" w:rsidR="00BA7136" w:rsidRDefault="00BA7136" w:rsidP="00445EB4">
      <w:pPr>
        <w:spacing w:after="120" w:line="360" w:lineRule="auto"/>
        <w:rPr>
          <w:rFonts w:ascii="Times New Roman" w:hAnsi="Times New Roman" w:cs="Times New Roman"/>
          <w:bCs/>
          <w:sz w:val="24"/>
        </w:rPr>
      </w:pPr>
      <w:r>
        <w:rPr>
          <w:rFonts w:ascii="Times New Roman" w:hAnsi="Times New Roman" w:cs="Times New Roman"/>
          <w:bCs/>
          <w:noProof/>
          <w:sz w:val="24"/>
        </w:rPr>
        <w:drawing>
          <wp:inline distT="0" distB="0" distL="0" distR="0" wp14:anchorId="40FF92FD" wp14:editId="7AD245C4">
            <wp:extent cx="6192114" cy="161892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6728" cy="1627976"/>
                    </a:xfrm>
                    <a:prstGeom prst="rect">
                      <a:avLst/>
                    </a:prstGeom>
                    <a:noFill/>
                  </pic:spPr>
                </pic:pic>
              </a:graphicData>
            </a:graphic>
          </wp:inline>
        </w:drawing>
      </w:r>
    </w:p>
    <w:p w14:paraId="1751D4C5" w14:textId="4BA8D18A" w:rsidR="00227CA3" w:rsidRDefault="003F060C" w:rsidP="00445EB4">
      <w:pPr>
        <w:spacing w:after="120" w:line="360" w:lineRule="auto"/>
        <w:rPr>
          <w:rFonts w:ascii="Times New Roman" w:hAnsi="Times New Roman" w:cs="Times New Roman"/>
          <w:bCs/>
          <w:sz w:val="24"/>
        </w:rPr>
      </w:pPr>
      <w:r>
        <w:rPr>
          <w:rFonts w:ascii="Times New Roman" w:hAnsi="Times New Roman" w:cs="Times New Roman"/>
          <w:bCs/>
          <w:sz w:val="24"/>
        </w:rPr>
        <w:t xml:space="preserve">Additionally, bacterial OTUs belonging to phylum Cyanobacteria were removed as they most likely originated in the food and were not a part of the gut microbiomes. </w:t>
      </w:r>
      <w:r w:rsidR="00237A3D">
        <w:rPr>
          <w:rFonts w:ascii="Times New Roman" w:hAnsi="Times New Roman" w:cs="Times New Roman"/>
          <w:bCs/>
          <w:sz w:val="24"/>
        </w:rPr>
        <w:t xml:space="preserve">Finally, </w:t>
      </w:r>
      <w:r>
        <w:rPr>
          <w:rFonts w:ascii="Times New Roman" w:hAnsi="Times New Roman" w:cs="Times New Roman"/>
          <w:bCs/>
          <w:sz w:val="24"/>
        </w:rPr>
        <w:t>OTUs not mapped to any bacterial phylum were removed and the remaining OTUs analyzed.</w:t>
      </w:r>
    </w:p>
    <w:p w14:paraId="60B47FE3" w14:textId="0A406249" w:rsidR="00D5785D" w:rsidRPr="00D5785D" w:rsidRDefault="00D5785D" w:rsidP="000B4D88">
      <w:pPr>
        <w:pStyle w:val="2"/>
      </w:pPr>
      <w:bookmarkStart w:id="55" w:name="_Toc69294828"/>
      <w:bookmarkStart w:id="56" w:name="_Toc76818023"/>
      <w:r w:rsidRPr="007F3B3D">
        <w:t>2.</w:t>
      </w:r>
      <w:r>
        <w:t>3</w:t>
      </w:r>
      <w:r w:rsidRPr="007F3B3D">
        <w:t xml:space="preserve"> </w:t>
      </w:r>
      <w:r>
        <w:t>Microbial metabolites analysis</w:t>
      </w:r>
      <w:bookmarkEnd w:id="55"/>
      <w:bookmarkEnd w:id="56"/>
    </w:p>
    <w:p w14:paraId="427A27C1" w14:textId="398615E8" w:rsidR="009E295E" w:rsidRPr="007F3B3D" w:rsidRDefault="00D5785D" w:rsidP="00445EB4">
      <w:pPr>
        <w:spacing w:after="120" w:line="360" w:lineRule="auto"/>
        <w:rPr>
          <w:rFonts w:ascii="Times New Roman" w:hAnsi="Times New Roman" w:cs="Times New Roman"/>
          <w:sz w:val="24"/>
        </w:rPr>
      </w:pPr>
      <w:r>
        <w:rPr>
          <w:rFonts w:ascii="Times New Roman" w:hAnsi="Times New Roman" w:cs="Times New Roman"/>
          <w:sz w:val="24"/>
        </w:rPr>
        <w:t>The concentrations of microbial metabolites (</w:t>
      </w:r>
      <w:r w:rsidR="00BA7136">
        <w:rPr>
          <w:rFonts w:ascii="Times New Roman" w:hAnsi="Times New Roman" w:cs="Times New Roman"/>
          <w:sz w:val="24"/>
        </w:rPr>
        <w:t xml:space="preserve">free amino acids, bile acids and </w:t>
      </w:r>
      <w:r>
        <w:rPr>
          <w:rFonts w:ascii="Times New Roman" w:hAnsi="Times New Roman" w:cs="Times New Roman"/>
          <w:sz w:val="24"/>
        </w:rPr>
        <w:t xml:space="preserve">SCFA) were quantified </w:t>
      </w:r>
      <w:r w:rsidR="00DB1C57">
        <w:rPr>
          <w:rFonts w:ascii="Times New Roman" w:hAnsi="Times New Roman" w:cs="Times New Roman"/>
          <w:sz w:val="24"/>
        </w:rPr>
        <w:t xml:space="preserve">in fecal samples collected at weeks 2 and 6 </w:t>
      </w:r>
      <w:r w:rsidR="00AD568A">
        <w:rPr>
          <w:rFonts w:ascii="Times New Roman" w:hAnsi="Times New Roman" w:cs="Times New Roman"/>
          <w:sz w:val="24"/>
        </w:rPr>
        <w:t>usi</w:t>
      </w:r>
      <w:r w:rsidR="00DB1C57">
        <w:rPr>
          <w:rFonts w:ascii="Times New Roman" w:hAnsi="Times New Roman" w:cs="Times New Roman"/>
          <w:sz w:val="24"/>
        </w:rPr>
        <w:t xml:space="preserve">ng liquid chromatography mass spectrometry (LC-MS)-based targeted and untargeted analysis. </w:t>
      </w:r>
    </w:p>
    <w:p w14:paraId="2859BCBF" w14:textId="6B750101" w:rsidR="00E65298" w:rsidRDefault="007F3B3D" w:rsidP="000B4D88">
      <w:pPr>
        <w:pStyle w:val="2"/>
      </w:pPr>
      <w:bookmarkStart w:id="57" w:name="_Toc69294829"/>
      <w:bookmarkStart w:id="58" w:name="_Toc76818024"/>
      <w:r w:rsidRPr="007F3B3D">
        <w:t>2.</w:t>
      </w:r>
      <w:r w:rsidR="00D5785D">
        <w:t>4</w:t>
      </w:r>
      <w:r w:rsidRPr="007F3B3D">
        <w:t xml:space="preserve"> </w:t>
      </w:r>
      <w:r w:rsidR="00E65298" w:rsidRPr="007F3B3D">
        <w:t xml:space="preserve">Statistical </w:t>
      </w:r>
      <w:r w:rsidR="00D5785D">
        <w:t>a</w:t>
      </w:r>
      <w:r w:rsidR="00E65298" w:rsidRPr="007F3B3D">
        <w:t>nalyses</w:t>
      </w:r>
      <w:bookmarkEnd w:id="57"/>
      <w:bookmarkEnd w:id="58"/>
    </w:p>
    <w:p w14:paraId="31BD80B7" w14:textId="267B7905" w:rsidR="00BA7136" w:rsidRDefault="0017159E" w:rsidP="00044181">
      <w:pPr>
        <w:spacing w:line="360" w:lineRule="auto"/>
        <w:rPr>
          <w:rFonts w:ascii="Times New Roman" w:hAnsi="Times New Roman" w:cs="Times New Roman"/>
          <w:bCs/>
          <w:sz w:val="24"/>
        </w:rPr>
      </w:pPr>
      <w:r w:rsidRPr="00044181">
        <w:rPr>
          <w:rFonts w:ascii="Times New Roman" w:hAnsi="Times New Roman" w:cs="Times New Roman"/>
          <w:bCs/>
          <w:sz w:val="24"/>
        </w:rPr>
        <w:t xml:space="preserve">Alpha </w:t>
      </w:r>
      <w:r>
        <w:rPr>
          <w:rFonts w:ascii="Times New Roman" w:hAnsi="Times New Roman" w:cs="Times New Roman"/>
          <w:bCs/>
          <w:sz w:val="24"/>
        </w:rPr>
        <w:t xml:space="preserve">diversity was assessed </w:t>
      </w:r>
      <w:r w:rsidR="00670F4C">
        <w:rPr>
          <w:rFonts w:ascii="Times New Roman" w:hAnsi="Times New Roman" w:cs="Times New Roman"/>
          <w:bCs/>
          <w:sz w:val="24"/>
        </w:rPr>
        <w:t>using</w:t>
      </w:r>
      <w:r>
        <w:rPr>
          <w:rFonts w:ascii="Times New Roman" w:hAnsi="Times New Roman" w:cs="Times New Roman"/>
          <w:bCs/>
          <w:sz w:val="24"/>
        </w:rPr>
        <w:t xml:space="preserve"> Shannon’s diversity index. </w:t>
      </w:r>
      <w:r w:rsidR="00010C59">
        <w:rPr>
          <w:rFonts w:ascii="Times New Roman" w:hAnsi="Times New Roman" w:cs="Times New Roman"/>
          <w:bCs/>
          <w:sz w:val="24"/>
        </w:rPr>
        <w:t xml:space="preserve">The index is equal to zero when there is exactly one </w:t>
      </w:r>
      <w:r w:rsidR="003F060C">
        <w:rPr>
          <w:rFonts w:ascii="Times New Roman" w:hAnsi="Times New Roman" w:cs="Times New Roman"/>
          <w:bCs/>
          <w:sz w:val="24"/>
        </w:rPr>
        <w:t>class (OTU)</w:t>
      </w:r>
      <w:r w:rsidR="00237A3D">
        <w:rPr>
          <w:rFonts w:ascii="Times New Roman" w:hAnsi="Times New Roman" w:cs="Times New Roman"/>
          <w:bCs/>
          <w:sz w:val="24"/>
        </w:rPr>
        <w:t xml:space="preserve"> </w:t>
      </w:r>
      <w:r w:rsidR="00010C59">
        <w:rPr>
          <w:rFonts w:ascii="Times New Roman" w:hAnsi="Times New Roman" w:cs="Times New Roman"/>
          <w:bCs/>
          <w:sz w:val="24"/>
        </w:rPr>
        <w:t xml:space="preserve">present in a sample. Larger values of the index indicate greater diversity and </w:t>
      </w:r>
      <w:r w:rsidR="00A205A4">
        <w:rPr>
          <w:rFonts w:ascii="Times New Roman" w:hAnsi="Times New Roman" w:cs="Times New Roman"/>
          <w:bCs/>
          <w:sz w:val="24"/>
        </w:rPr>
        <w:t>more evenly distributed</w:t>
      </w:r>
      <w:r w:rsidR="00010C59">
        <w:rPr>
          <w:rFonts w:ascii="Times New Roman" w:hAnsi="Times New Roman" w:cs="Times New Roman"/>
          <w:bCs/>
          <w:sz w:val="24"/>
        </w:rPr>
        <w:t xml:space="preserve"> </w:t>
      </w:r>
      <w:r w:rsidR="003F060C">
        <w:rPr>
          <w:rFonts w:ascii="Times New Roman" w:hAnsi="Times New Roman" w:cs="Times New Roman"/>
          <w:bCs/>
          <w:sz w:val="24"/>
        </w:rPr>
        <w:t>OTU</w:t>
      </w:r>
      <w:r w:rsidR="00010C59">
        <w:rPr>
          <w:rFonts w:ascii="Times New Roman" w:hAnsi="Times New Roman" w:cs="Times New Roman"/>
          <w:bCs/>
          <w:sz w:val="24"/>
        </w:rPr>
        <w:t>s.</w:t>
      </w:r>
      <w:r w:rsidR="009F0DD3">
        <w:rPr>
          <w:rFonts w:ascii="Times New Roman" w:hAnsi="Times New Roman" w:cs="Times New Roman"/>
          <w:bCs/>
          <w:sz w:val="24"/>
        </w:rPr>
        <w:t xml:space="preserve"> The estimates were presented as means +/- </w:t>
      </w:r>
      <w:r w:rsidR="00063942">
        <w:rPr>
          <w:rFonts w:ascii="Times New Roman" w:hAnsi="Times New Roman" w:cs="Times New Roman"/>
          <w:bCs/>
          <w:sz w:val="24"/>
        </w:rPr>
        <w:t xml:space="preserve">standard </w:t>
      </w:r>
      <w:r w:rsidR="00C84A02">
        <w:rPr>
          <w:rFonts w:ascii="Times New Roman" w:hAnsi="Times New Roman" w:cs="Times New Roman"/>
          <w:bCs/>
          <w:sz w:val="24"/>
        </w:rPr>
        <w:t xml:space="preserve">error of the means </w:t>
      </w:r>
      <w:r w:rsidR="00063942">
        <w:rPr>
          <w:rFonts w:ascii="Times New Roman" w:hAnsi="Times New Roman" w:cs="Times New Roman"/>
          <w:bCs/>
          <w:sz w:val="24"/>
        </w:rPr>
        <w:t>(S</w:t>
      </w:r>
      <w:r w:rsidR="00C84A02">
        <w:rPr>
          <w:rFonts w:ascii="Times New Roman" w:hAnsi="Times New Roman" w:cs="Times New Roman"/>
          <w:bCs/>
          <w:sz w:val="24"/>
        </w:rPr>
        <w:t>EM</w:t>
      </w:r>
      <w:r w:rsidR="00063942">
        <w:rPr>
          <w:rFonts w:ascii="Times New Roman" w:hAnsi="Times New Roman" w:cs="Times New Roman"/>
          <w:bCs/>
          <w:sz w:val="24"/>
        </w:rPr>
        <w:t xml:space="preserve">). </w:t>
      </w:r>
    </w:p>
    <w:p w14:paraId="5E0BB6D9" w14:textId="02166F6E" w:rsidR="0017159E" w:rsidRPr="002B23BB" w:rsidRDefault="00863B6F" w:rsidP="00044181">
      <w:pPr>
        <w:spacing w:line="360" w:lineRule="auto"/>
        <w:rPr>
          <w:rFonts w:ascii="Times New Roman" w:hAnsi="Times New Roman" w:cs="Times New Roman"/>
          <w:sz w:val="24"/>
        </w:rPr>
      </w:pPr>
      <w:r>
        <w:rPr>
          <w:rFonts w:ascii="Times New Roman" w:hAnsi="Times New Roman" w:cs="Times New Roman"/>
          <w:sz w:val="24"/>
        </w:rPr>
        <w:t xml:space="preserve">Multi-variable </w:t>
      </w:r>
      <w:r w:rsidRPr="007F3B3D">
        <w:rPr>
          <w:rFonts w:ascii="Times New Roman" w:hAnsi="Times New Roman" w:cs="Times New Roman"/>
          <w:sz w:val="24"/>
        </w:rPr>
        <w:t>analysis of variance (ANOVA)</w:t>
      </w:r>
      <w:r>
        <w:rPr>
          <w:rFonts w:ascii="Times New Roman" w:hAnsi="Times New Roman" w:cs="Times New Roman"/>
          <w:sz w:val="24"/>
        </w:rPr>
        <w:t xml:space="preserve"> using genotype, diet and time points </w:t>
      </w:r>
      <w:r w:rsidRPr="007F3B3D">
        <w:rPr>
          <w:rFonts w:ascii="Times New Roman" w:hAnsi="Times New Roman" w:cs="Times New Roman"/>
          <w:sz w:val="24"/>
        </w:rPr>
        <w:t xml:space="preserve">was performed </w:t>
      </w:r>
      <w:r>
        <w:rPr>
          <w:rFonts w:ascii="Times New Roman" w:hAnsi="Times New Roman" w:cs="Times New Roman"/>
          <w:sz w:val="24"/>
        </w:rPr>
        <w:t xml:space="preserve">followed by multiple comparison, with false discovery rate (FDR) adjustment for the p-values where necessary. </w:t>
      </w:r>
    </w:p>
    <w:p w14:paraId="72A74369" w14:textId="6EB598A8" w:rsidR="007A0CB9" w:rsidRDefault="00063942" w:rsidP="00445EB4">
      <w:pPr>
        <w:spacing w:after="120" w:line="360" w:lineRule="auto"/>
        <w:rPr>
          <w:rFonts w:ascii="Times New Roman" w:hAnsi="Times New Roman" w:cs="Times New Roman"/>
          <w:bCs/>
          <w:sz w:val="24"/>
        </w:rPr>
      </w:pPr>
      <w:r>
        <w:rPr>
          <w:rFonts w:ascii="Times New Roman" w:hAnsi="Times New Roman" w:cs="Times New Roman"/>
          <w:bCs/>
          <w:sz w:val="24"/>
        </w:rPr>
        <w:t xml:space="preserve">Bacterial composition at different taxonomic levels were explored using principal components analysis (PCA) and visualized as biplots. PCA is a linear transformation that projects the </w:t>
      </w:r>
      <w:r w:rsidR="003F060C">
        <w:rPr>
          <w:rFonts w:ascii="Times New Roman" w:hAnsi="Times New Roman" w:cs="Times New Roman"/>
          <w:bCs/>
          <w:sz w:val="24"/>
        </w:rPr>
        <w:t xml:space="preserve">data from the </w:t>
      </w:r>
      <w:r>
        <w:rPr>
          <w:rFonts w:ascii="Times New Roman" w:hAnsi="Times New Roman" w:cs="Times New Roman"/>
          <w:bCs/>
          <w:sz w:val="24"/>
        </w:rPr>
        <w:t xml:space="preserve">original </w:t>
      </w:r>
      <w:r w:rsidRPr="00044181">
        <w:rPr>
          <w:rFonts w:ascii="Times New Roman" w:hAnsi="Times New Roman" w:cs="Times New Roman"/>
          <w:bCs/>
          <w:i/>
          <w:iCs/>
          <w:sz w:val="24"/>
        </w:rPr>
        <w:t>n</w:t>
      </w:r>
      <w:r>
        <w:rPr>
          <w:rFonts w:ascii="Times New Roman" w:hAnsi="Times New Roman" w:cs="Times New Roman"/>
          <w:bCs/>
          <w:sz w:val="24"/>
        </w:rPr>
        <w:t xml:space="preserve">-dimensional, correlated </w:t>
      </w:r>
      <w:r w:rsidR="003F060C">
        <w:rPr>
          <w:rFonts w:ascii="Times New Roman" w:hAnsi="Times New Roman" w:cs="Times New Roman"/>
          <w:bCs/>
          <w:sz w:val="24"/>
        </w:rPr>
        <w:t>space</w:t>
      </w:r>
      <w:r>
        <w:rPr>
          <w:rFonts w:ascii="Times New Roman" w:hAnsi="Times New Roman" w:cs="Times New Roman"/>
          <w:bCs/>
          <w:sz w:val="24"/>
        </w:rPr>
        <w:t xml:space="preserve"> (here, each taxonomic </w:t>
      </w:r>
      <w:r w:rsidR="003F060C">
        <w:rPr>
          <w:rFonts w:ascii="Times New Roman" w:hAnsi="Times New Roman" w:cs="Times New Roman"/>
          <w:bCs/>
          <w:sz w:val="24"/>
        </w:rPr>
        <w:t>unit</w:t>
      </w:r>
      <w:r>
        <w:rPr>
          <w:rFonts w:ascii="Times New Roman" w:hAnsi="Times New Roman" w:cs="Times New Roman"/>
          <w:bCs/>
          <w:sz w:val="24"/>
        </w:rPr>
        <w:t xml:space="preserve"> </w:t>
      </w:r>
      <w:r w:rsidR="003F060C">
        <w:rPr>
          <w:rFonts w:ascii="Times New Roman" w:hAnsi="Times New Roman" w:cs="Times New Roman"/>
          <w:bCs/>
          <w:sz w:val="24"/>
        </w:rPr>
        <w:t>was</w:t>
      </w:r>
      <w:r>
        <w:rPr>
          <w:rFonts w:ascii="Times New Roman" w:hAnsi="Times New Roman" w:cs="Times New Roman"/>
          <w:bCs/>
          <w:sz w:val="24"/>
        </w:rPr>
        <w:t xml:space="preserve"> viewed as </w:t>
      </w:r>
      <w:r w:rsidR="003F060C">
        <w:rPr>
          <w:rFonts w:ascii="Times New Roman" w:hAnsi="Times New Roman" w:cs="Times New Roman"/>
          <w:bCs/>
          <w:sz w:val="24"/>
        </w:rPr>
        <w:t>a</w:t>
      </w:r>
      <w:r>
        <w:rPr>
          <w:rFonts w:ascii="Times New Roman" w:hAnsi="Times New Roman" w:cs="Times New Roman"/>
          <w:bCs/>
          <w:sz w:val="24"/>
        </w:rPr>
        <w:t xml:space="preserve"> dimension) onto a </w:t>
      </w:r>
      <w:r w:rsidR="00765DE6">
        <w:rPr>
          <w:rFonts w:ascii="Times New Roman" w:hAnsi="Times New Roman" w:cs="Times New Roman"/>
          <w:bCs/>
          <w:sz w:val="24"/>
        </w:rPr>
        <w:t>new, orthogonal</w:t>
      </w:r>
      <w:r w:rsidR="00765DE6" w:rsidRPr="00765DE6">
        <w:rPr>
          <w:rFonts w:ascii="Times New Roman" w:hAnsi="Times New Roman" w:cs="Times New Roman"/>
          <w:bCs/>
          <w:i/>
          <w:iCs/>
          <w:sz w:val="24"/>
        </w:rPr>
        <w:t xml:space="preserve"> </w:t>
      </w:r>
      <w:r w:rsidR="00765DE6" w:rsidRPr="003D2647">
        <w:rPr>
          <w:rFonts w:ascii="Times New Roman" w:hAnsi="Times New Roman" w:cs="Times New Roman"/>
          <w:bCs/>
          <w:i/>
          <w:iCs/>
          <w:sz w:val="24"/>
        </w:rPr>
        <w:t>n</w:t>
      </w:r>
      <w:r w:rsidR="00765DE6">
        <w:rPr>
          <w:rFonts w:ascii="Times New Roman" w:hAnsi="Times New Roman" w:cs="Times New Roman"/>
          <w:bCs/>
          <w:sz w:val="24"/>
        </w:rPr>
        <w:t xml:space="preserve">-dimensional space such that the first principal component (PC1) is in the direction that explains most of variability in the data, </w:t>
      </w:r>
      <w:r w:rsidR="00BA7136">
        <w:rPr>
          <w:rFonts w:ascii="Times New Roman" w:hAnsi="Times New Roman" w:cs="Times New Roman"/>
          <w:bCs/>
          <w:sz w:val="24"/>
        </w:rPr>
        <w:t>second -</w:t>
      </w:r>
      <w:r w:rsidR="00765DE6">
        <w:rPr>
          <w:rFonts w:ascii="Times New Roman" w:hAnsi="Times New Roman" w:cs="Times New Roman"/>
          <w:bCs/>
          <w:sz w:val="24"/>
        </w:rPr>
        <w:t xml:space="preserve"> the second most (and is orthogonal to PC1), and so on. </w:t>
      </w:r>
      <w:r w:rsidR="00C84A02">
        <w:rPr>
          <w:rFonts w:ascii="Times New Roman" w:hAnsi="Times New Roman" w:cs="Times New Roman"/>
          <w:bCs/>
          <w:sz w:val="24"/>
        </w:rPr>
        <w:t xml:space="preserve">The samples are then plotted against 2 </w:t>
      </w:r>
      <w:r w:rsidR="00BA7136">
        <w:rPr>
          <w:rFonts w:ascii="Times New Roman" w:hAnsi="Times New Roman" w:cs="Times New Roman"/>
          <w:bCs/>
          <w:sz w:val="24"/>
        </w:rPr>
        <w:t>principal</w:t>
      </w:r>
      <w:r w:rsidR="00C84A02">
        <w:rPr>
          <w:rFonts w:ascii="Times New Roman" w:hAnsi="Times New Roman" w:cs="Times New Roman"/>
          <w:bCs/>
          <w:sz w:val="24"/>
        </w:rPr>
        <w:t xml:space="preserve"> components (e.g.</w:t>
      </w:r>
      <w:r w:rsidR="00BA7136">
        <w:rPr>
          <w:rFonts w:ascii="Times New Roman" w:hAnsi="Times New Roman" w:cs="Times New Roman"/>
          <w:bCs/>
          <w:sz w:val="24"/>
        </w:rPr>
        <w:t>,</w:t>
      </w:r>
      <w:r w:rsidR="00C84A02">
        <w:rPr>
          <w:rFonts w:ascii="Times New Roman" w:hAnsi="Times New Roman" w:cs="Times New Roman"/>
          <w:bCs/>
          <w:sz w:val="24"/>
        </w:rPr>
        <w:t xml:space="preserve"> PC1 and </w:t>
      </w:r>
      <w:r w:rsidR="00C84A02">
        <w:rPr>
          <w:rFonts w:ascii="Times New Roman" w:hAnsi="Times New Roman" w:cs="Times New Roman"/>
          <w:bCs/>
          <w:sz w:val="24"/>
        </w:rPr>
        <w:lastRenderedPageBreak/>
        <w:t xml:space="preserve">PC2) and labeled to check for group separation. </w:t>
      </w:r>
      <w:r>
        <w:rPr>
          <w:rFonts w:ascii="Times New Roman" w:hAnsi="Times New Roman" w:cs="Times New Roman"/>
          <w:bCs/>
          <w:sz w:val="24"/>
        </w:rPr>
        <w:t>Biplots</w:t>
      </w:r>
      <w:r w:rsidR="00CD4147">
        <w:rPr>
          <w:rFonts w:ascii="Times New Roman" w:hAnsi="Times New Roman" w:cs="Times New Roman"/>
          <w:bCs/>
          <w:sz w:val="24"/>
        </w:rPr>
        <w:t xml:space="preserve"> is an extension of PCA plot that</w:t>
      </w:r>
      <w:r>
        <w:rPr>
          <w:rFonts w:ascii="Times New Roman" w:hAnsi="Times New Roman" w:cs="Times New Roman"/>
          <w:bCs/>
          <w:sz w:val="24"/>
        </w:rPr>
        <w:t xml:space="preserve"> simultaneously display the </w:t>
      </w:r>
      <w:r w:rsidR="00CD4147">
        <w:rPr>
          <w:rFonts w:ascii="Times New Roman" w:hAnsi="Times New Roman" w:cs="Times New Roman"/>
          <w:bCs/>
          <w:sz w:val="24"/>
        </w:rPr>
        <w:t xml:space="preserve">labeled </w:t>
      </w:r>
      <w:r>
        <w:rPr>
          <w:rFonts w:ascii="Times New Roman" w:hAnsi="Times New Roman" w:cs="Times New Roman"/>
          <w:bCs/>
          <w:sz w:val="24"/>
        </w:rPr>
        <w:t>sample</w:t>
      </w:r>
      <w:r w:rsidR="00CD4147">
        <w:rPr>
          <w:rFonts w:ascii="Times New Roman" w:hAnsi="Times New Roman" w:cs="Times New Roman"/>
          <w:bCs/>
          <w:sz w:val="24"/>
        </w:rPr>
        <w:t>s</w:t>
      </w:r>
      <w:r>
        <w:rPr>
          <w:rFonts w:ascii="Times New Roman" w:hAnsi="Times New Roman" w:cs="Times New Roman"/>
          <w:bCs/>
          <w:sz w:val="24"/>
        </w:rPr>
        <w:t xml:space="preserve"> </w:t>
      </w:r>
      <w:r w:rsidR="00CD4147">
        <w:rPr>
          <w:rFonts w:ascii="Times New Roman" w:hAnsi="Times New Roman" w:cs="Times New Roman"/>
          <w:bCs/>
          <w:sz w:val="24"/>
        </w:rPr>
        <w:t xml:space="preserve">in two </w:t>
      </w:r>
      <w:r w:rsidR="00BA7136">
        <w:rPr>
          <w:rFonts w:ascii="Times New Roman" w:hAnsi="Times New Roman" w:cs="Times New Roman"/>
          <w:bCs/>
          <w:sz w:val="24"/>
        </w:rPr>
        <w:t>principal</w:t>
      </w:r>
      <w:r w:rsidR="00CD4147">
        <w:rPr>
          <w:rFonts w:ascii="Times New Roman" w:hAnsi="Times New Roman" w:cs="Times New Roman"/>
          <w:bCs/>
          <w:sz w:val="24"/>
        </w:rPr>
        <w:t xml:space="preserve"> components’ space as well as the direction and the magnitude of the original axes (i.e.</w:t>
      </w:r>
      <w:r w:rsidR="006E2ED1">
        <w:rPr>
          <w:rFonts w:ascii="Times New Roman" w:hAnsi="Times New Roman" w:cs="Times New Roman"/>
          <w:bCs/>
          <w:sz w:val="24"/>
        </w:rPr>
        <w:t>,</w:t>
      </w:r>
      <w:r w:rsidR="00CD4147">
        <w:rPr>
          <w:rFonts w:ascii="Times New Roman" w:hAnsi="Times New Roman" w:cs="Times New Roman"/>
          <w:bCs/>
          <w:sz w:val="24"/>
        </w:rPr>
        <w:t xml:space="preserve"> individual taxonomic units). Multi</w:t>
      </w:r>
      <w:r w:rsidR="006E2ED1">
        <w:rPr>
          <w:rFonts w:ascii="Times New Roman" w:hAnsi="Times New Roman" w:cs="Times New Roman"/>
          <w:bCs/>
          <w:sz w:val="24"/>
        </w:rPr>
        <w:t>nomial regression</w:t>
      </w:r>
      <w:r w:rsidR="00CD4147">
        <w:rPr>
          <w:rFonts w:ascii="Times New Roman" w:hAnsi="Times New Roman" w:cs="Times New Roman"/>
          <w:bCs/>
          <w:sz w:val="24"/>
        </w:rPr>
        <w:t xml:space="preserve"> </w:t>
      </w:r>
      <w:r w:rsidR="006E2ED1">
        <w:rPr>
          <w:rFonts w:ascii="Times New Roman" w:hAnsi="Times New Roman" w:cs="Times New Roman"/>
          <w:bCs/>
          <w:sz w:val="24"/>
        </w:rPr>
        <w:t>on</w:t>
      </w:r>
      <w:r w:rsidR="00CD4147">
        <w:rPr>
          <w:rFonts w:ascii="Times New Roman" w:hAnsi="Times New Roman" w:cs="Times New Roman"/>
          <w:bCs/>
          <w:sz w:val="24"/>
        </w:rPr>
        <w:t xml:space="preserve"> </w:t>
      </w:r>
      <w:r w:rsidR="00863B6F">
        <w:rPr>
          <w:rFonts w:ascii="Times New Roman" w:hAnsi="Times New Roman" w:cs="Times New Roman"/>
          <w:bCs/>
          <w:sz w:val="24"/>
        </w:rPr>
        <w:t>class (group labeling corresponding to taxonomic units)</w:t>
      </w:r>
      <w:r w:rsidR="00CD4147">
        <w:rPr>
          <w:rFonts w:ascii="Times New Roman" w:hAnsi="Times New Roman" w:cs="Times New Roman"/>
          <w:bCs/>
          <w:sz w:val="24"/>
        </w:rPr>
        <w:t xml:space="preserve"> vs. principal components was performed to </w:t>
      </w:r>
      <w:r w:rsidR="00863B6F">
        <w:rPr>
          <w:rFonts w:ascii="Times New Roman" w:hAnsi="Times New Roman" w:cs="Times New Roman"/>
          <w:bCs/>
          <w:sz w:val="24"/>
        </w:rPr>
        <w:t>statistically assess the predictive power of PCA on class separation.</w:t>
      </w:r>
      <w:r w:rsidR="00F04C8E">
        <w:rPr>
          <w:rFonts w:ascii="Times New Roman" w:hAnsi="Times New Roman" w:cs="Times New Roman"/>
          <w:bCs/>
          <w:sz w:val="24"/>
        </w:rPr>
        <w:t xml:space="preserve"> </w:t>
      </w:r>
    </w:p>
    <w:p w14:paraId="2D6423F5" w14:textId="1AB49F94" w:rsidR="007A0CB9" w:rsidRDefault="007A0CB9" w:rsidP="00445EB4">
      <w:pPr>
        <w:spacing w:after="120" w:line="360" w:lineRule="auto"/>
        <w:rPr>
          <w:rFonts w:ascii="Times New Roman" w:hAnsi="Times New Roman" w:cs="Times New Roman"/>
          <w:bCs/>
          <w:sz w:val="24"/>
        </w:rPr>
      </w:pPr>
      <w:commentRangeStart w:id="59"/>
      <w:r>
        <w:rPr>
          <w:rFonts w:ascii="Times New Roman" w:hAnsi="Times New Roman" w:cs="Times New Roman"/>
          <w:bCs/>
          <w:sz w:val="24"/>
        </w:rPr>
        <w:t xml:space="preserve">Metabolites’ quantities were presented as heatmaps. ANOVA was used to test for group mean differences for each metabolite individually and presented as boxplots with bars and stars indicating statistically significantly different groups. </w:t>
      </w:r>
      <w:commentRangeEnd w:id="59"/>
      <w:r>
        <w:rPr>
          <w:rStyle w:val="a8"/>
        </w:rPr>
        <w:commentReference w:id="59"/>
      </w:r>
    </w:p>
    <w:p w14:paraId="3F115202" w14:textId="0EE497FB" w:rsidR="00063942" w:rsidRPr="00044181" w:rsidRDefault="00F04C8E" w:rsidP="00445EB4">
      <w:pPr>
        <w:spacing w:after="120" w:line="360" w:lineRule="auto"/>
        <w:rPr>
          <w:rFonts w:ascii="Times New Roman" w:hAnsi="Times New Roman" w:cs="Times New Roman"/>
          <w:bCs/>
          <w:sz w:val="24"/>
        </w:rPr>
      </w:pPr>
      <w:r>
        <w:rPr>
          <w:rFonts w:ascii="Times New Roman" w:hAnsi="Times New Roman" w:cs="Times New Roman"/>
          <w:bCs/>
          <w:sz w:val="24"/>
        </w:rPr>
        <w:t>Compositional Omics Model-Based Integration</w:t>
      </w:r>
      <w:r w:rsidR="006E2ED1">
        <w:rPr>
          <w:rFonts w:ascii="Times New Roman" w:hAnsi="Times New Roman" w:cs="Times New Roman"/>
          <w:bCs/>
          <w:sz w:val="24"/>
        </w:rPr>
        <w:t xml:space="preserve"> (COMBI)</w:t>
      </w:r>
      <w:r>
        <w:rPr>
          <w:rFonts w:ascii="Times New Roman" w:hAnsi="Times New Roman" w:cs="Times New Roman"/>
          <w:bCs/>
          <w:sz w:val="24"/>
        </w:rPr>
        <w:t xml:space="preserve"> framework was used to combine and visualize microbial count and microbial metabolite data (</w:t>
      </w:r>
      <w:proofErr w:type="spellStart"/>
      <w:r>
        <w:rPr>
          <w:rFonts w:ascii="Times New Roman" w:hAnsi="Times New Roman" w:cs="Times New Roman"/>
          <w:bCs/>
          <w:sz w:val="24"/>
        </w:rPr>
        <w:t>Hawinkle</w:t>
      </w:r>
      <w:proofErr w:type="spellEnd"/>
      <w:r>
        <w:rPr>
          <w:rFonts w:ascii="Times New Roman" w:hAnsi="Times New Roman" w:cs="Times New Roman"/>
          <w:bCs/>
          <w:sz w:val="24"/>
        </w:rPr>
        <w:t xml:space="preserve"> 2020). </w:t>
      </w:r>
    </w:p>
    <w:p w14:paraId="52FE3802" w14:textId="77777777" w:rsidR="00494F24" w:rsidRPr="007F3B3D" w:rsidRDefault="00494F24" w:rsidP="006B5DF1">
      <w:pPr>
        <w:spacing w:line="360" w:lineRule="auto"/>
        <w:rPr>
          <w:rFonts w:ascii="Times New Roman" w:hAnsi="Times New Roman" w:cs="Times New Roman"/>
          <w:b/>
          <w:sz w:val="24"/>
        </w:rPr>
      </w:pPr>
    </w:p>
    <w:p w14:paraId="430AEC6D" w14:textId="7D27516F" w:rsidR="00297C45" w:rsidRDefault="007F3B3D" w:rsidP="000B4D88">
      <w:pPr>
        <w:pStyle w:val="1"/>
      </w:pPr>
      <w:bookmarkStart w:id="60" w:name="_Toc69294830"/>
      <w:bookmarkStart w:id="61" w:name="_Toc76818025"/>
      <w:r w:rsidRPr="00216A78">
        <w:t xml:space="preserve">3. </w:t>
      </w:r>
      <w:r w:rsidR="00E65298" w:rsidRPr="00216A78">
        <w:t>Results</w:t>
      </w:r>
      <w:bookmarkEnd w:id="60"/>
      <w:bookmarkEnd w:id="61"/>
      <w:r w:rsidR="00297C45">
        <w:t xml:space="preserve"> </w:t>
      </w:r>
    </w:p>
    <w:p w14:paraId="4CE7E31B" w14:textId="49917648" w:rsidR="007A0CB9" w:rsidRDefault="007F3B3D" w:rsidP="000B4D88">
      <w:pPr>
        <w:pStyle w:val="2"/>
      </w:pPr>
      <w:bookmarkStart w:id="62" w:name="_Toc69294831"/>
      <w:bookmarkStart w:id="63" w:name="_Toc76818026"/>
      <w:r w:rsidRPr="00216A78">
        <w:t xml:space="preserve">3.1 </w:t>
      </w:r>
      <w:r w:rsidR="007A0CB9">
        <w:t>Genotype affects</w:t>
      </w:r>
      <w:r w:rsidR="00886AEF" w:rsidRPr="00216A78">
        <w:t xml:space="preserve"> </w:t>
      </w:r>
      <w:r w:rsidR="007A0CB9">
        <w:t>microbiome composition</w:t>
      </w:r>
      <w:r w:rsidR="000C76CC" w:rsidRPr="00216A78">
        <w:t xml:space="preserve">: </w:t>
      </w:r>
      <w:r w:rsidR="00886AEF" w:rsidRPr="00216A78">
        <w:t xml:space="preserve">bacterial </w:t>
      </w:r>
      <w:r w:rsidR="001107E8">
        <w:t xml:space="preserve">community richness and </w:t>
      </w:r>
      <w:r w:rsidR="00886AEF" w:rsidRPr="00216A78">
        <w:t>diversity</w:t>
      </w:r>
      <w:bookmarkEnd w:id="62"/>
      <w:bookmarkEnd w:id="63"/>
      <w:r w:rsidR="00886AEF" w:rsidRPr="00216A78">
        <w:t xml:space="preserve"> </w:t>
      </w:r>
    </w:p>
    <w:p w14:paraId="002F8942" w14:textId="77777777" w:rsidR="00F2133E" w:rsidRDefault="00F2133E" w:rsidP="00F2133E">
      <w:pPr>
        <w:spacing w:line="360" w:lineRule="auto"/>
        <w:rPr>
          <w:rFonts w:ascii="Times New Roman" w:hAnsi="Times New Roman" w:cs="Times New Roman"/>
          <w:color w:val="000000" w:themeColor="text1"/>
          <w:sz w:val="24"/>
        </w:rPr>
      </w:pPr>
      <w:r>
        <w:rPr>
          <w:rFonts w:ascii="Times New Roman" w:hAnsi="Times New Roman" w:cs="Times New Roman"/>
          <w:sz w:val="24"/>
        </w:rPr>
        <w:t>Nrf2 is a master regulator of anti-oxidative stress and anti-inflammatory responses to external and internal stimuli</w:t>
      </w:r>
      <w:r>
        <w:rPr>
          <w:rFonts w:ascii="Times New Roman" w:hAnsi="Times New Roman" w:cs="Times New Roman"/>
          <w:sz w:val="24"/>
        </w:rPr>
        <w:fldChar w:fldCharType="begin">
          <w:fldData xml:space="preserve">PEVuZE5vdGU+PENpdGU+PEF1dGhvcj5IdWFuZzwvQXV0aG9yPjxZZWFyPjIwMTU8L1llYXI+PFJl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</w:fldData>
        </w:fldChar>
      </w:r>
      <w:r>
        <w:rPr>
          <w:rFonts w:ascii="Times New Roman" w:hAnsi="Times New Roman" w:cs="Times New Roman"/>
          <w:sz w:val="24"/>
        </w:rPr>
        <w:instrText xml:space="preserve"> ADDIN EN.CITE </w:instrText>
      </w:r>
      <w:r>
        <w:rPr>
          <w:rFonts w:ascii="Times New Roman" w:hAnsi="Times New Roman" w:cs="Times New Roman"/>
          <w:sz w:val="24"/>
        </w:rPr>
        <w:fldChar w:fldCharType="begin">
          <w:fldData xml:space="preserve">PEVuZE5vdGU+PENpdGU+PEF1dGhvcj5IdWFuZzwvQXV0aG9yPjxZZWFyPjIwMTU8L1llYXI+PFJl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</w:fldData>
        </w:fldChar>
      </w:r>
      <w:r>
        <w:rPr>
          <w:rFonts w:ascii="Times New Roman" w:hAnsi="Times New Roman" w:cs="Times New Roman"/>
          <w:sz w:val="24"/>
        </w:rPr>
        <w:instrText xml:space="preserve"> ADDIN EN.CITE.DATA </w:instrText>
      </w:r>
      <w:r>
        <w:rPr>
          <w:rFonts w:ascii="Times New Roman" w:hAnsi="Times New Roman" w:cs="Times New Roman"/>
          <w:sz w:val="24"/>
        </w:rPr>
      </w:r>
      <w:r>
        <w:rPr>
          <w:rFonts w:ascii="Times New Roman" w:hAnsi="Times New Roman" w:cs="Times New Roman"/>
          <w:sz w:val="24"/>
        </w:rPr>
        <w:fldChar w:fldCharType="end"/>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noProof/>
          <w:sz w:val="24"/>
        </w:rPr>
        <w:t>(Huang, Li, Su, &amp; Kong, 2015; Mitsuishi, Motohashi, &amp; Yamamoto, 2012; Osburn &amp; Kensler, 2008; Taguchi &amp; Yamamoto, 2017; D. D. Zhang, 2006)</w:t>
      </w:r>
      <w:r>
        <w:rPr>
          <w:rFonts w:ascii="Times New Roman" w:hAnsi="Times New Roman" w:cs="Times New Roman"/>
          <w:sz w:val="24"/>
        </w:rPr>
        <w:fldChar w:fldCharType="end"/>
      </w:r>
      <w:r>
        <w:rPr>
          <w:rFonts w:ascii="Times New Roman" w:hAnsi="Times New Roman" w:cs="Times New Roman"/>
          <w:sz w:val="24"/>
        </w:rPr>
        <w:t xml:space="preserve">. The impact of Nrf2 was examined by comparing the Nrf2 knockout (KO; -/-) mice vs. the control (WT) at different conditions (diet, DSS challenge, and aging). </w:t>
      </w:r>
      <w:r>
        <w:rPr>
          <w:rFonts w:ascii="Times New Roman" w:hAnsi="Times New Roman" w:cs="Times New Roman"/>
          <w:color w:val="000000" w:themeColor="text1"/>
          <w:sz w:val="24"/>
        </w:rPr>
        <w:t>Alpha</w:t>
      </w:r>
      <w:r w:rsidRPr="00216A78">
        <w:rPr>
          <w:rFonts w:ascii="Times New Roman" w:hAnsi="Times New Roman" w:cs="Times New Roman"/>
          <w:color w:val="000000" w:themeColor="text1"/>
          <w:sz w:val="24"/>
        </w:rPr>
        <w:t xml:space="preserve"> diversity analysis </w:t>
      </w:r>
      <w:r>
        <w:rPr>
          <w:rFonts w:ascii="Times New Roman" w:hAnsi="Times New Roman" w:cs="Times New Roman"/>
          <w:color w:val="000000" w:themeColor="text1"/>
          <w:sz w:val="24"/>
        </w:rPr>
        <w:t>of the bacterial</w:t>
      </w:r>
      <w:r w:rsidRPr="00216A78">
        <w:rPr>
          <w:rFonts w:ascii="Times New Roman" w:hAnsi="Times New Roman" w:cs="Times New Roman"/>
          <w:color w:val="000000" w:themeColor="text1"/>
          <w:sz w:val="24"/>
        </w:rPr>
        <w:t xml:space="preserve"> OTUs </w:t>
      </w:r>
      <w:r>
        <w:rPr>
          <w:rFonts w:ascii="Times New Roman" w:hAnsi="Times New Roman" w:cs="Times New Roman"/>
          <w:color w:val="000000" w:themeColor="text1"/>
          <w:sz w:val="24"/>
        </w:rPr>
        <w:t xml:space="preserve">was conducted using </w:t>
      </w:r>
      <w:r w:rsidRPr="00975805">
        <w:rPr>
          <w:rFonts w:ascii="Times New Roman" w:hAnsi="Times New Roman" w:cs="Times New Roman"/>
          <w:color w:val="000000" w:themeColor="text1"/>
          <w:sz w:val="24"/>
        </w:rPr>
        <w:t>Shannon index</w:t>
      </w:r>
      <w:r>
        <w:rPr>
          <w:rFonts w:ascii="Times New Roman" w:hAnsi="Times New Roman" w:cs="Times New Roman"/>
          <w:color w:val="000000" w:themeColor="text1"/>
          <w:sz w:val="24"/>
        </w:rPr>
        <w:t xml:space="preserve"> </w:t>
      </w:r>
      <w:r w:rsidRPr="00975805">
        <w:rPr>
          <w:rFonts w:ascii="Times New Roman" w:hAnsi="Times New Roman" w:cs="Times New Roman"/>
          <w:color w:val="000000" w:themeColor="text1"/>
          <w:sz w:val="24"/>
        </w:rPr>
        <w:t>(</w:t>
      </w:r>
      <w:r w:rsidRPr="00975805">
        <w:rPr>
          <w:rFonts w:ascii="Times New Roman" w:hAnsi="Times New Roman" w:cs="Times New Roman"/>
          <w:b/>
          <w:color w:val="000000" w:themeColor="text1"/>
          <w:sz w:val="24"/>
        </w:rPr>
        <w:t>Fig</w:t>
      </w:r>
      <w:r>
        <w:rPr>
          <w:rFonts w:ascii="Times New Roman" w:hAnsi="Times New Roman" w:cs="Times New Roman"/>
          <w:b/>
          <w:color w:val="000000" w:themeColor="text1"/>
          <w:sz w:val="24"/>
        </w:rPr>
        <w:t>ure</w:t>
      </w:r>
      <w:r w:rsidRPr="00975805">
        <w:rPr>
          <w:rFonts w:ascii="Times New Roman" w:hAnsi="Times New Roman" w:cs="Times New Roman"/>
          <w:b/>
          <w:color w:val="000000" w:themeColor="text1"/>
          <w:sz w:val="24"/>
        </w:rPr>
        <w:t xml:space="preserve"> </w:t>
      </w:r>
      <w:r>
        <w:rPr>
          <w:rFonts w:ascii="Times New Roman" w:hAnsi="Times New Roman" w:cs="Times New Roman"/>
          <w:b/>
          <w:color w:val="000000" w:themeColor="text1"/>
          <w:sz w:val="24"/>
        </w:rPr>
        <w:t>3</w:t>
      </w:r>
      <w:r w:rsidRPr="00975805">
        <w:rPr>
          <w:rFonts w:ascii="Times New Roman" w:hAnsi="Times New Roman" w:cs="Times New Roman"/>
          <w:color w:val="000000" w:themeColor="text1"/>
          <w:sz w:val="24"/>
        </w:rPr>
        <w:t xml:space="preserve">). </w:t>
      </w:r>
    </w:p>
    <w:p w14:paraId="3AB151BD" w14:textId="77777777" w:rsidR="00F2133E" w:rsidRDefault="00F2133E" w:rsidP="00F2133E">
      <w:pPr>
        <w:spacing w:line="360" w:lineRule="auto"/>
        <w:rPr>
          <w:rFonts w:ascii="Times New Roman" w:hAnsi="Times New Roman" w:cs="Times New Roman"/>
          <w:color w:val="000000" w:themeColor="text1"/>
          <w:sz w:val="24"/>
        </w:rPr>
      </w:pPr>
    </w:p>
    <w:p w14:paraId="3F99924F" w14:textId="77777777" w:rsidR="00F2133E" w:rsidRDefault="00F2133E" w:rsidP="00F2133E">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Figure 3: Average alpha diversity of microbiomes by genotype, diet, DSS challenge and timepoint.</w:t>
      </w:r>
    </w:p>
    <w:p w14:paraId="018EAFFA" w14:textId="77777777" w:rsidR="00F2133E" w:rsidRDefault="00F2133E" w:rsidP="00F2133E">
      <w:pPr>
        <w:spacing w:line="360" w:lineRule="auto"/>
        <w:rPr>
          <w:rFonts w:ascii="Times New Roman" w:hAnsi="Times New Roman" w:cs="Times New Roman"/>
          <w:color w:val="000000" w:themeColor="text1"/>
          <w:sz w:val="24"/>
        </w:rPr>
      </w:pPr>
      <w:r>
        <w:rPr>
          <w:rFonts w:ascii="Times New Roman" w:hAnsi="Times New Roman" w:cs="Times New Roman"/>
          <w:noProof/>
          <w:color w:val="000000" w:themeColor="text1"/>
          <w:sz w:val="24"/>
        </w:rPr>
        <w:lastRenderedPageBreak/>
        <w:drawing>
          <wp:inline distT="0" distB="0" distL="0" distR="0" wp14:anchorId="46688F2B" wp14:editId="34494C8C">
            <wp:extent cx="5943600" cy="24758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475865"/>
                    </a:xfrm>
                    <a:prstGeom prst="rect">
                      <a:avLst/>
                    </a:prstGeom>
                    <a:noFill/>
                    <a:ln>
                      <a:noFill/>
                    </a:ln>
                  </pic:spPr>
                </pic:pic>
              </a:graphicData>
            </a:graphic>
          </wp:inline>
        </w:drawing>
      </w:r>
    </w:p>
    <w:p w14:paraId="5A01C40A" w14:textId="07FE44E6" w:rsidR="00F2133E" w:rsidRDefault="00F2133E" w:rsidP="00F2133E">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The analysis revealed significant </w:t>
      </w:r>
      <w:r w:rsidR="002C2004">
        <w:rPr>
          <w:rFonts w:ascii="Times New Roman" w:hAnsi="Times New Roman" w:cs="Times New Roman"/>
          <w:color w:val="000000" w:themeColor="text1"/>
          <w:sz w:val="24"/>
        </w:rPr>
        <w:t xml:space="preserve">alpha diversity </w:t>
      </w:r>
      <w:r>
        <w:rPr>
          <w:rFonts w:ascii="Times New Roman" w:hAnsi="Times New Roman" w:cs="Times New Roman"/>
          <w:color w:val="000000" w:themeColor="text1"/>
          <w:sz w:val="24"/>
        </w:rPr>
        <w:t xml:space="preserve">differences between the Nrf2 KO and the WT genotypes. As the first 2 studies were testing the two genotypes separately, the observed difference could have been attributed to the study differences. However, </w:t>
      </w:r>
      <w:r w:rsidR="001107E8">
        <w:rPr>
          <w:rFonts w:ascii="Times New Roman" w:hAnsi="Times New Roman" w:cs="Times New Roman"/>
          <w:color w:val="000000" w:themeColor="text1"/>
          <w:sz w:val="24"/>
        </w:rPr>
        <w:t>significantly greater</w:t>
      </w:r>
      <w:r w:rsidR="002C2004">
        <w:rPr>
          <w:rFonts w:ascii="Times New Roman" w:hAnsi="Times New Roman" w:cs="Times New Roman"/>
          <w:color w:val="000000" w:themeColor="text1"/>
          <w:sz w:val="24"/>
        </w:rPr>
        <w:t xml:space="preserve"> alpha diversity in Nrf2 KO compared to the WT</w:t>
      </w:r>
      <w:r>
        <w:rPr>
          <w:rFonts w:ascii="Times New Roman" w:hAnsi="Times New Roman" w:cs="Times New Roman"/>
          <w:color w:val="000000" w:themeColor="text1"/>
          <w:sz w:val="24"/>
        </w:rPr>
        <w:t xml:space="preserve"> </w:t>
      </w:r>
      <w:r w:rsidR="0035587D">
        <w:rPr>
          <w:rFonts w:ascii="Times New Roman" w:hAnsi="Times New Roman" w:cs="Times New Roman"/>
          <w:color w:val="000000" w:themeColor="text1"/>
          <w:sz w:val="24"/>
        </w:rPr>
        <w:t xml:space="preserve">samples </w:t>
      </w:r>
      <w:r>
        <w:rPr>
          <w:rFonts w:ascii="Times New Roman" w:hAnsi="Times New Roman" w:cs="Times New Roman"/>
          <w:color w:val="000000" w:themeColor="text1"/>
          <w:sz w:val="24"/>
        </w:rPr>
        <w:t>w</w:t>
      </w:r>
      <w:r w:rsidR="0035587D">
        <w:rPr>
          <w:rFonts w:ascii="Times New Roman" w:hAnsi="Times New Roman" w:cs="Times New Roman"/>
          <w:color w:val="000000" w:themeColor="text1"/>
          <w:sz w:val="24"/>
        </w:rPr>
        <w:t>as</w:t>
      </w:r>
      <w:r>
        <w:rPr>
          <w:rFonts w:ascii="Times New Roman" w:hAnsi="Times New Roman" w:cs="Times New Roman"/>
          <w:color w:val="000000" w:themeColor="text1"/>
          <w:sz w:val="24"/>
        </w:rPr>
        <w:t xml:space="preserve"> confirmed in the third study, with both genotypes tested simultaneously</w:t>
      </w:r>
      <w:r w:rsidR="0035587D">
        <w:rPr>
          <w:rFonts w:ascii="Times New Roman" w:hAnsi="Times New Roman" w:cs="Times New Roman"/>
          <w:color w:val="000000" w:themeColor="text1"/>
          <w:sz w:val="24"/>
        </w:rPr>
        <w:t xml:space="preserve"> (mixed-effects linear model coefficient’s p-value &lt; 0.01)</w:t>
      </w:r>
      <w:r>
        <w:rPr>
          <w:rFonts w:ascii="Times New Roman" w:hAnsi="Times New Roman" w:cs="Times New Roman"/>
          <w:color w:val="000000" w:themeColor="text1"/>
          <w:sz w:val="24"/>
        </w:rPr>
        <w:t xml:space="preserve">.  </w:t>
      </w:r>
    </w:p>
    <w:p w14:paraId="0ACCFC67" w14:textId="77777777" w:rsidR="00F2133E" w:rsidRDefault="00F2133E" w:rsidP="00F2133E">
      <w:pPr>
        <w:spacing w:line="360" w:lineRule="auto"/>
        <w:rPr>
          <w:rFonts w:ascii="Times New Roman" w:hAnsi="Times New Roman" w:cs="Times New Roman"/>
          <w:color w:val="000000" w:themeColor="text1"/>
          <w:sz w:val="24"/>
        </w:rPr>
      </w:pPr>
    </w:p>
    <w:p w14:paraId="4ACF9C25" w14:textId="45EA0B56" w:rsidR="00F2133E" w:rsidRPr="005556E9" w:rsidRDefault="00F2133E" w:rsidP="00F2133E">
      <w:pPr>
        <w:spacing w:line="360" w:lineRule="auto"/>
        <w:rPr>
          <w:rFonts w:ascii="Times New Roman" w:hAnsi="Times New Roman" w:cs="Times New Roman"/>
          <w:sz w:val="24"/>
        </w:rPr>
      </w:pPr>
      <w:r w:rsidRPr="005556E9">
        <w:rPr>
          <w:rFonts w:ascii="Times New Roman" w:hAnsi="Times New Roman" w:cs="Times New Roman"/>
          <w:sz w:val="24"/>
        </w:rPr>
        <w:t>At bacteria phylum level</w:t>
      </w:r>
      <w:r w:rsidR="00BA412A" w:rsidRPr="005556E9">
        <w:rPr>
          <w:rFonts w:ascii="Times New Roman" w:hAnsi="Times New Roman" w:cs="Times New Roman"/>
          <w:sz w:val="24"/>
        </w:rPr>
        <w:t>,</w:t>
      </w:r>
      <w:r w:rsidRPr="005556E9">
        <w:rPr>
          <w:rFonts w:ascii="Times New Roman" w:hAnsi="Times New Roman" w:cs="Times New Roman"/>
          <w:sz w:val="24"/>
        </w:rPr>
        <w:t xml:space="preserve"> at different time points and visualized (</w:t>
      </w:r>
      <w:r w:rsidRPr="005556E9">
        <w:rPr>
          <w:rFonts w:ascii="Times New Roman" w:hAnsi="Times New Roman" w:cs="Times New Roman"/>
          <w:b/>
          <w:bCs/>
          <w:sz w:val="24"/>
        </w:rPr>
        <w:t>Fig. 5</w:t>
      </w:r>
      <w:r w:rsidRPr="005556E9">
        <w:rPr>
          <w:rFonts w:ascii="Times New Roman" w:hAnsi="Times New Roman" w:cs="Times New Roman"/>
          <w:sz w:val="24"/>
        </w:rPr>
        <w:t xml:space="preserve">, </w:t>
      </w:r>
      <w:r w:rsidRPr="005556E9">
        <w:rPr>
          <w:rFonts w:ascii="Times New Roman" w:hAnsi="Times New Roman" w:cs="Times New Roman"/>
          <w:b/>
          <w:bCs/>
          <w:sz w:val="24"/>
        </w:rPr>
        <w:t>6</w:t>
      </w:r>
      <w:r w:rsidRPr="005556E9">
        <w:rPr>
          <w:rFonts w:ascii="Times New Roman" w:hAnsi="Times New Roman" w:cs="Times New Roman"/>
          <w:sz w:val="24"/>
        </w:rPr>
        <w:t>) and summarized them (</w:t>
      </w:r>
      <w:r w:rsidRPr="005556E9">
        <w:rPr>
          <w:rFonts w:ascii="Times New Roman" w:hAnsi="Times New Roman" w:cs="Times New Roman"/>
          <w:b/>
          <w:bCs/>
          <w:sz w:val="24"/>
        </w:rPr>
        <w:t>Table 3</w:t>
      </w:r>
      <w:r w:rsidRPr="005556E9">
        <w:rPr>
          <w:rFonts w:ascii="Times New Roman" w:hAnsi="Times New Roman" w:cs="Times New Roman"/>
          <w:sz w:val="24"/>
        </w:rPr>
        <w:t xml:space="preserve">, </w:t>
      </w:r>
      <w:r w:rsidRPr="005556E9">
        <w:rPr>
          <w:rFonts w:ascii="Times New Roman" w:hAnsi="Times New Roman" w:cs="Times New Roman"/>
          <w:b/>
          <w:bCs/>
          <w:sz w:val="24"/>
        </w:rPr>
        <w:t>4</w:t>
      </w:r>
      <w:r w:rsidRPr="005556E9">
        <w:rPr>
          <w:rFonts w:ascii="Times New Roman" w:hAnsi="Times New Roman" w:cs="Times New Roman"/>
          <w:sz w:val="24"/>
        </w:rPr>
        <w:t xml:space="preserve">). In details, relative abundance of </w:t>
      </w:r>
      <w:proofErr w:type="spellStart"/>
      <w:r w:rsidRPr="005556E9">
        <w:rPr>
          <w:rFonts w:ascii="Times New Roman" w:hAnsi="Times New Roman" w:cs="Times New Roman"/>
          <w:i/>
          <w:sz w:val="24"/>
        </w:rPr>
        <w:t>Actinobacteria</w:t>
      </w:r>
      <w:proofErr w:type="spellEnd"/>
      <w:r w:rsidRPr="005556E9">
        <w:rPr>
          <w:rFonts w:ascii="Times New Roman" w:hAnsi="Times New Roman" w:cs="Times New Roman"/>
          <w:i/>
          <w:sz w:val="24"/>
        </w:rPr>
        <w:t xml:space="preserve"> </w:t>
      </w:r>
      <w:proofErr w:type="spellStart"/>
      <w:r w:rsidRPr="005556E9">
        <w:rPr>
          <w:rFonts w:ascii="Times New Roman" w:hAnsi="Times New Roman" w:cs="Times New Roman"/>
          <w:i/>
          <w:sz w:val="24"/>
        </w:rPr>
        <w:t>Adlercreutzia</w:t>
      </w:r>
      <w:proofErr w:type="spellEnd"/>
      <w:r w:rsidRPr="005556E9">
        <w:rPr>
          <w:rFonts w:ascii="Times New Roman" w:hAnsi="Times New Roman" w:cs="Times New Roman"/>
          <w:sz w:val="24"/>
        </w:rPr>
        <w:t xml:space="preserve">, </w:t>
      </w:r>
      <w:r w:rsidRPr="005556E9">
        <w:rPr>
          <w:rFonts w:ascii="Times New Roman" w:hAnsi="Times New Roman" w:cs="Times New Roman"/>
          <w:i/>
          <w:sz w:val="24"/>
        </w:rPr>
        <w:t>Cyanobacteria YS2</w:t>
      </w:r>
      <w:r w:rsidRPr="005556E9">
        <w:rPr>
          <w:rFonts w:ascii="Times New Roman" w:hAnsi="Times New Roman" w:cs="Times New Roman"/>
          <w:sz w:val="24"/>
        </w:rPr>
        <w:t xml:space="preserve">, </w:t>
      </w:r>
      <w:proofErr w:type="spellStart"/>
      <w:r w:rsidRPr="005556E9">
        <w:rPr>
          <w:rFonts w:ascii="Times New Roman" w:hAnsi="Times New Roman" w:cs="Times New Roman"/>
          <w:i/>
          <w:sz w:val="24"/>
        </w:rPr>
        <w:t>Tenericutes</w:t>
      </w:r>
      <w:proofErr w:type="spellEnd"/>
      <w:r w:rsidRPr="005556E9">
        <w:rPr>
          <w:rFonts w:ascii="Times New Roman" w:hAnsi="Times New Roman" w:cs="Times New Roman"/>
          <w:i/>
          <w:sz w:val="24"/>
        </w:rPr>
        <w:t xml:space="preserve"> </w:t>
      </w:r>
      <w:proofErr w:type="spellStart"/>
      <w:r w:rsidRPr="005556E9">
        <w:rPr>
          <w:rFonts w:ascii="Times New Roman" w:hAnsi="Times New Roman" w:cs="Times New Roman"/>
          <w:i/>
          <w:sz w:val="24"/>
        </w:rPr>
        <w:t>Mycoplasmataceae</w:t>
      </w:r>
      <w:proofErr w:type="spellEnd"/>
      <w:r w:rsidRPr="005556E9">
        <w:rPr>
          <w:rFonts w:ascii="Times New Roman" w:hAnsi="Times New Roman" w:cs="Times New Roman"/>
          <w:sz w:val="24"/>
        </w:rPr>
        <w:t xml:space="preserve"> and </w:t>
      </w:r>
      <w:proofErr w:type="spellStart"/>
      <w:r w:rsidRPr="005556E9">
        <w:rPr>
          <w:rFonts w:ascii="Times New Roman" w:hAnsi="Times New Roman" w:cs="Times New Roman"/>
          <w:i/>
          <w:sz w:val="24"/>
        </w:rPr>
        <w:t>Firmicutes</w:t>
      </w:r>
      <w:proofErr w:type="spellEnd"/>
      <w:r w:rsidRPr="005556E9">
        <w:rPr>
          <w:rFonts w:ascii="Times New Roman" w:hAnsi="Times New Roman" w:cs="Times New Roman"/>
          <w:i/>
          <w:sz w:val="24"/>
        </w:rPr>
        <w:t xml:space="preserve"> </w:t>
      </w:r>
      <w:proofErr w:type="spellStart"/>
      <w:r w:rsidRPr="005556E9">
        <w:rPr>
          <w:rFonts w:ascii="Times New Roman" w:hAnsi="Times New Roman" w:cs="Times New Roman"/>
          <w:i/>
          <w:sz w:val="24"/>
        </w:rPr>
        <w:t>Lactococcus</w:t>
      </w:r>
      <w:proofErr w:type="spellEnd"/>
      <w:r w:rsidRPr="005556E9">
        <w:rPr>
          <w:rFonts w:ascii="Times New Roman" w:hAnsi="Times New Roman" w:cs="Times New Roman"/>
          <w:sz w:val="24"/>
        </w:rPr>
        <w:t xml:space="preserve"> were significantly increased and decreased in Nrf2 KO group at week 1, irrespective of the diet. While at Week4, the relative abundance of </w:t>
      </w:r>
      <w:proofErr w:type="spellStart"/>
      <w:r w:rsidRPr="005556E9">
        <w:rPr>
          <w:rFonts w:ascii="Times New Roman" w:hAnsi="Times New Roman" w:cs="Times New Roman"/>
          <w:i/>
          <w:sz w:val="24"/>
        </w:rPr>
        <w:t>Actinobacteria</w:t>
      </w:r>
      <w:proofErr w:type="spellEnd"/>
      <w:r w:rsidRPr="005556E9">
        <w:rPr>
          <w:rFonts w:ascii="Times New Roman" w:hAnsi="Times New Roman" w:cs="Times New Roman"/>
          <w:i/>
          <w:sz w:val="24"/>
        </w:rPr>
        <w:t xml:space="preserve"> </w:t>
      </w:r>
      <w:proofErr w:type="spellStart"/>
      <w:r w:rsidRPr="005556E9">
        <w:rPr>
          <w:rFonts w:ascii="Times New Roman" w:hAnsi="Times New Roman" w:cs="Times New Roman"/>
          <w:i/>
          <w:sz w:val="24"/>
        </w:rPr>
        <w:t>Adlercreutzia</w:t>
      </w:r>
      <w:proofErr w:type="spellEnd"/>
      <w:r w:rsidRPr="005556E9">
        <w:rPr>
          <w:rFonts w:ascii="Times New Roman" w:hAnsi="Times New Roman" w:cs="Times New Roman"/>
          <w:sz w:val="24"/>
        </w:rPr>
        <w:t xml:space="preserve">, </w:t>
      </w:r>
      <w:proofErr w:type="spellStart"/>
      <w:r w:rsidRPr="005556E9">
        <w:rPr>
          <w:rFonts w:ascii="Times New Roman" w:hAnsi="Times New Roman" w:cs="Times New Roman"/>
          <w:i/>
          <w:sz w:val="24"/>
        </w:rPr>
        <w:t>Bacteroidetes</w:t>
      </w:r>
      <w:proofErr w:type="spellEnd"/>
      <w:r w:rsidRPr="005556E9">
        <w:rPr>
          <w:rFonts w:ascii="Times New Roman" w:hAnsi="Times New Roman" w:cs="Times New Roman"/>
          <w:i/>
          <w:sz w:val="24"/>
        </w:rPr>
        <w:t xml:space="preserve"> </w:t>
      </w:r>
      <w:proofErr w:type="spellStart"/>
      <w:r w:rsidRPr="005556E9">
        <w:rPr>
          <w:rFonts w:ascii="Times New Roman" w:hAnsi="Times New Roman" w:cs="Times New Roman"/>
          <w:i/>
          <w:sz w:val="24"/>
        </w:rPr>
        <w:t>Rikenella</w:t>
      </w:r>
      <w:proofErr w:type="spellEnd"/>
      <w:r w:rsidRPr="005556E9">
        <w:rPr>
          <w:rFonts w:ascii="Times New Roman" w:hAnsi="Times New Roman" w:cs="Times New Roman"/>
          <w:sz w:val="24"/>
        </w:rPr>
        <w:t xml:space="preserve">, </w:t>
      </w:r>
      <w:r w:rsidRPr="005556E9">
        <w:rPr>
          <w:rFonts w:ascii="Times New Roman" w:hAnsi="Times New Roman" w:cs="Times New Roman"/>
          <w:i/>
          <w:sz w:val="24"/>
        </w:rPr>
        <w:t>Cyanobacteria YS2</w:t>
      </w:r>
      <w:r w:rsidRPr="005556E9">
        <w:rPr>
          <w:rFonts w:ascii="Times New Roman" w:hAnsi="Times New Roman" w:cs="Times New Roman"/>
          <w:sz w:val="24"/>
        </w:rPr>
        <w:t xml:space="preserve">, </w:t>
      </w:r>
      <w:proofErr w:type="spellStart"/>
      <w:r w:rsidRPr="005556E9">
        <w:rPr>
          <w:rFonts w:ascii="Times New Roman" w:hAnsi="Times New Roman" w:cs="Times New Roman"/>
          <w:i/>
          <w:sz w:val="24"/>
        </w:rPr>
        <w:t>Firmicutes</w:t>
      </w:r>
      <w:proofErr w:type="spellEnd"/>
      <w:r w:rsidRPr="005556E9">
        <w:rPr>
          <w:rFonts w:ascii="Times New Roman" w:hAnsi="Times New Roman" w:cs="Times New Roman"/>
          <w:i/>
          <w:sz w:val="24"/>
        </w:rPr>
        <w:t xml:space="preserve"> </w:t>
      </w:r>
      <w:proofErr w:type="spellStart"/>
      <w:r w:rsidRPr="005556E9">
        <w:rPr>
          <w:rFonts w:ascii="Times New Roman" w:hAnsi="Times New Roman" w:cs="Times New Roman"/>
          <w:i/>
          <w:sz w:val="24"/>
        </w:rPr>
        <w:t>Ruminococcus</w:t>
      </w:r>
      <w:proofErr w:type="spellEnd"/>
      <w:r w:rsidRPr="005556E9">
        <w:rPr>
          <w:rFonts w:ascii="Times New Roman" w:hAnsi="Times New Roman" w:cs="Times New Roman"/>
          <w:sz w:val="24"/>
        </w:rPr>
        <w:t xml:space="preserve"> and </w:t>
      </w:r>
      <w:proofErr w:type="spellStart"/>
      <w:r w:rsidRPr="005556E9">
        <w:rPr>
          <w:rFonts w:ascii="Times New Roman" w:hAnsi="Times New Roman" w:cs="Times New Roman"/>
          <w:i/>
          <w:sz w:val="24"/>
        </w:rPr>
        <w:t>Actinobacteria</w:t>
      </w:r>
      <w:proofErr w:type="spellEnd"/>
      <w:r w:rsidRPr="005556E9">
        <w:rPr>
          <w:rFonts w:ascii="Times New Roman" w:hAnsi="Times New Roman" w:cs="Times New Roman"/>
          <w:i/>
          <w:sz w:val="24"/>
        </w:rPr>
        <w:t xml:space="preserve"> </w:t>
      </w:r>
      <w:proofErr w:type="spellStart"/>
      <w:r w:rsidRPr="005556E9">
        <w:rPr>
          <w:rFonts w:ascii="Times New Roman" w:hAnsi="Times New Roman" w:cs="Times New Roman"/>
          <w:i/>
          <w:sz w:val="24"/>
        </w:rPr>
        <w:t>Olsenella</w:t>
      </w:r>
      <w:proofErr w:type="spellEnd"/>
      <w:r w:rsidRPr="005556E9">
        <w:rPr>
          <w:rFonts w:ascii="Times New Roman" w:hAnsi="Times New Roman" w:cs="Times New Roman"/>
          <w:sz w:val="24"/>
        </w:rPr>
        <w:t xml:space="preserve">, </w:t>
      </w:r>
      <w:proofErr w:type="spellStart"/>
      <w:r w:rsidRPr="005556E9">
        <w:rPr>
          <w:rFonts w:ascii="Times New Roman" w:hAnsi="Times New Roman" w:cs="Times New Roman"/>
          <w:i/>
          <w:sz w:val="24"/>
        </w:rPr>
        <w:t>Bacteroidetes</w:t>
      </w:r>
      <w:proofErr w:type="spellEnd"/>
      <w:r w:rsidRPr="005556E9">
        <w:rPr>
          <w:rFonts w:ascii="Times New Roman" w:hAnsi="Times New Roman" w:cs="Times New Roman"/>
          <w:i/>
          <w:sz w:val="24"/>
        </w:rPr>
        <w:t xml:space="preserve"> </w:t>
      </w:r>
      <w:proofErr w:type="spellStart"/>
      <w:r w:rsidRPr="005556E9">
        <w:rPr>
          <w:rFonts w:ascii="Times New Roman" w:hAnsi="Times New Roman" w:cs="Times New Roman"/>
          <w:i/>
          <w:sz w:val="24"/>
        </w:rPr>
        <w:t>Rikenellaceae</w:t>
      </w:r>
      <w:proofErr w:type="spellEnd"/>
      <w:r w:rsidRPr="005556E9">
        <w:rPr>
          <w:rFonts w:ascii="Times New Roman" w:hAnsi="Times New Roman" w:cs="Times New Roman"/>
          <w:sz w:val="24"/>
        </w:rPr>
        <w:t xml:space="preserve">, </w:t>
      </w:r>
      <w:proofErr w:type="spellStart"/>
      <w:r w:rsidRPr="005556E9">
        <w:rPr>
          <w:rFonts w:ascii="Times New Roman" w:hAnsi="Times New Roman" w:cs="Times New Roman"/>
          <w:i/>
          <w:sz w:val="24"/>
        </w:rPr>
        <w:t>Firmicutes</w:t>
      </w:r>
      <w:proofErr w:type="spellEnd"/>
      <w:r w:rsidRPr="005556E9">
        <w:rPr>
          <w:rFonts w:ascii="Times New Roman" w:hAnsi="Times New Roman" w:cs="Times New Roman"/>
          <w:i/>
          <w:sz w:val="24"/>
        </w:rPr>
        <w:t xml:space="preserve"> Lactobacillus</w:t>
      </w:r>
      <w:r w:rsidRPr="005556E9">
        <w:rPr>
          <w:rFonts w:ascii="Times New Roman" w:hAnsi="Times New Roman" w:cs="Times New Roman"/>
          <w:sz w:val="24"/>
        </w:rPr>
        <w:t xml:space="preserve">, </w:t>
      </w:r>
      <w:proofErr w:type="spellStart"/>
      <w:r w:rsidRPr="005556E9">
        <w:rPr>
          <w:rFonts w:ascii="Times New Roman" w:hAnsi="Times New Roman" w:cs="Times New Roman"/>
          <w:i/>
          <w:sz w:val="24"/>
        </w:rPr>
        <w:t>Firmicutes</w:t>
      </w:r>
      <w:proofErr w:type="spellEnd"/>
      <w:r w:rsidRPr="005556E9">
        <w:rPr>
          <w:rFonts w:ascii="Times New Roman" w:hAnsi="Times New Roman" w:cs="Times New Roman"/>
          <w:i/>
          <w:sz w:val="24"/>
        </w:rPr>
        <w:t xml:space="preserve"> </w:t>
      </w:r>
      <w:proofErr w:type="spellStart"/>
      <w:r w:rsidRPr="005556E9">
        <w:rPr>
          <w:rFonts w:ascii="Times New Roman" w:hAnsi="Times New Roman" w:cs="Times New Roman"/>
          <w:i/>
          <w:sz w:val="24"/>
        </w:rPr>
        <w:t>Lachnospiraceae</w:t>
      </w:r>
      <w:proofErr w:type="spellEnd"/>
      <w:r w:rsidRPr="005556E9">
        <w:rPr>
          <w:rFonts w:ascii="Times New Roman" w:hAnsi="Times New Roman" w:cs="Times New Roman"/>
          <w:sz w:val="24"/>
        </w:rPr>
        <w:t xml:space="preserve">, </w:t>
      </w:r>
      <w:proofErr w:type="spellStart"/>
      <w:r w:rsidRPr="005556E9">
        <w:rPr>
          <w:rFonts w:ascii="Times New Roman" w:hAnsi="Times New Roman" w:cs="Times New Roman"/>
          <w:i/>
          <w:sz w:val="24"/>
        </w:rPr>
        <w:t>Tenericutes</w:t>
      </w:r>
      <w:proofErr w:type="spellEnd"/>
      <w:r w:rsidRPr="005556E9">
        <w:rPr>
          <w:rFonts w:ascii="Times New Roman" w:hAnsi="Times New Roman" w:cs="Times New Roman"/>
          <w:i/>
          <w:sz w:val="24"/>
        </w:rPr>
        <w:t xml:space="preserve"> </w:t>
      </w:r>
      <w:proofErr w:type="spellStart"/>
      <w:r w:rsidRPr="005556E9">
        <w:rPr>
          <w:rFonts w:ascii="Times New Roman" w:hAnsi="Times New Roman" w:cs="Times New Roman"/>
          <w:i/>
          <w:sz w:val="24"/>
        </w:rPr>
        <w:t>Mollicutes</w:t>
      </w:r>
      <w:proofErr w:type="spellEnd"/>
      <w:r w:rsidRPr="005556E9">
        <w:rPr>
          <w:rFonts w:ascii="Times New Roman" w:hAnsi="Times New Roman" w:cs="Times New Roman"/>
          <w:sz w:val="24"/>
        </w:rPr>
        <w:t xml:space="preserve"> were significantly increased and decreased in Nrf2 KO group at week 4, irrespective of the diet. Interestingly, </w:t>
      </w:r>
      <w:proofErr w:type="spellStart"/>
      <w:r w:rsidRPr="005556E9">
        <w:rPr>
          <w:rFonts w:ascii="Times New Roman" w:hAnsi="Times New Roman" w:cs="Times New Roman"/>
          <w:i/>
          <w:sz w:val="24"/>
        </w:rPr>
        <w:t>Firmicutes</w:t>
      </w:r>
      <w:proofErr w:type="spellEnd"/>
      <w:r w:rsidRPr="005556E9">
        <w:rPr>
          <w:rFonts w:ascii="Times New Roman" w:hAnsi="Times New Roman" w:cs="Times New Roman"/>
          <w:i/>
          <w:sz w:val="24"/>
        </w:rPr>
        <w:t xml:space="preserve"> </w:t>
      </w:r>
      <w:proofErr w:type="spellStart"/>
      <w:r w:rsidRPr="005556E9">
        <w:rPr>
          <w:rFonts w:ascii="Times New Roman" w:hAnsi="Times New Roman" w:cs="Times New Roman"/>
          <w:i/>
          <w:sz w:val="24"/>
        </w:rPr>
        <w:t>Coprococcus</w:t>
      </w:r>
      <w:proofErr w:type="spellEnd"/>
      <w:r w:rsidRPr="005556E9">
        <w:rPr>
          <w:rFonts w:ascii="Times New Roman" w:hAnsi="Times New Roman" w:cs="Times New Roman"/>
          <w:i/>
          <w:sz w:val="24"/>
        </w:rPr>
        <w:t>/</w:t>
      </w:r>
      <w:proofErr w:type="spellStart"/>
      <w:r w:rsidRPr="005556E9">
        <w:rPr>
          <w:rFonts w:ascii="Times New Roman" w:hAnsi="Times New Roman" w:cs="Times New Roman"/>
          <w:i/>
          <w:sz w:val="24"/>
        </w:rPr>
        <w:t>Ruminococcus</w:t>
      </w:r>
      <w:proofErr w:type="spellEnd"/>
      <w:r w:rsidRPr="005556E9">
        <w:rPr>
          <w:rFonts w:ascii="Times New Roman" w:hAnsi="Times New Roman" w:cs="Times New Roman"/>
          <w:sz w:val="24"/>
        </w:rPr>
        <w:t xml:space="preserve"> and </w:t>
      </w:r>
      <w:proofErr w:type="spellStart"/>
      <w:r w:rsidRPr="005556E9">
        <w:rPr>
          <w:rFonts w:ascii="Times New Roman" w:hAnsi="Times New Roman" w:cs="Times New Roman"/>
          <w:i/>
          <w:sz w:val="24"/>
        </w:rPr>
        <w:t>Actinobacteria</w:t>
      </w:r>
      <w:proofErr w:type="spellEnd"/>
      <w:r w:rsidRPr="005556E9">
        <w:rPr>
          <w:rFonts w:ascii="Times New Roman" w:hAnsi="Times New Roman" w:cs="Times New Roman"/>
          <w:i/>
          <w:sz w:val="24"/>
        </w:rPr>
        <w:t xml:space="preserve"> </w:t>
      </w:r>
      <w:proofErr w:type="spellStart"/>
      <w:r w:rsidRPr="005556E9">
        <w:rPr>
          <w:rFonts w:ascii="Times New Roman" w:hAnsi="Times New Roman" w:cs="Times New Roman"/>
          <w:i/>
          <w:sz w:val="24"/>
        </w:rPr>
        <w:t>Olsenella</w:t>
      </w:r>
      <w:proofErr w:type="spellEnd"/>
      <w:r w:rsidRPr="005556E9">
        <w:rPr>
          <w:rFonts w:ascii="Times New Roman" w:hAnsi="Times New Roman" w:cs="Times New Roman"/>
          <w:sz w:val="24"/>
        </w:rPr>
        <w:t xml:space="preserve">, </w:t>
      </w:r>
      <w:proofErr w:type="spellStart"/>
      <w:r w:rsidRPr="005556E9">
        <w:rPr>
          <w:rFonts w:ascii="Times New Roman" w:hAnsi="Times New Roman" w:cs="Times New Roman"/>
          <w:i/>
          <w:sz w:val="24"/>
        </w:rPr>
        <w:t>Bacteroidetes</w:t>
      </w:r>
      <w:proofErr w:type="spellEnd"/>
      <w:r w:rsidRPr="005556E9">
        <w:rPr>
          <w:rFonts w:ascii="Times New Roman" w:hAnsi="Times New Roman" w:cs="Times New Roman"/>
          <w:i/>
          <w:sz w:val="24"/>
        </w:rPr>
        <w:t xml:space="preserve"> S24_7</w:t>
      </w:r>
      <w:r w:rsidRPr="005556E9">
        <w:rPr>
          <w:rFonts w:ascii="Times New Roman" w:hAnsi="Times New Roman" w:cs="Times New Roman"/>
          <w:sz w:val="24"/>
        </w:rPr>
        <w:t xml:space="preserve">, </w:t>
      </w:r>
      <w:proofErr w:type="spellStart"/>
      <w:r w:rsidRPr="005556E9">
        <w:rPr>
          <w:rFonts w:ascii="Times New Roman" w:hAnsi="Times New Roman" w:cs="Times New Roman"/>
          <w:i/>
          <w:sz w:val="24"/>
        </w:rPr>
        <w:t>Firmicutes</w:t>
      </w:r>
      <w:proofErr w:type="spellEnd"/>
      <w:r w:rsidRPr="005556E9">
        <w:rPr>
          <w:rFonts w:ascii="Times New Roman" w:hAnsi="Times New Roman" w:cs="Times New Roman"/>
          <w:i/>
          <w:sz w:val="24"/>
        </w:rPr>
        <w:t xml:space="preserve"> Clostridium/</w:t>
      </w:r>
      <w:proofErr w:type="spellStart"/>
      <w:r w:rsidRPr="005556E9">
        <w:rPr>
          <w:rFonts w:ascii="Times New Roman" w:hAnsi="Times New Roman" w:cs="Times New Roman"/>
          <w:i/>
          <w:sz w:val="24"/>
        </w:rPr>
        <w:t>Dehalobacterium</w:t>
      </w:r>
      <w:proofErr w:type="spellEnd"/>
      <w:r w:rsidRPr="005556E9">
        <w:rPr>
          <w:rFonts w:ascii="Times New Roman" w:hAnsi="Times New Roman" w:cs="Times New Roman"/>
          <w:i/>
          <w:sz w:val="24"/>
        </w:rPr>
        <w:t>/</w:t>
      </w:r>
      <w:proofErr w:type="spellStart"/>
      <w:r w:rsidRPr="005556E9">
        <w:rPr>
          <w:rFonts w:ascii="Times New Roman" w:hAnsi="Times New Roman" w:cs="Times New Roman"/>
          <w:i/>
          <w:sz w:val="24"/>
        </w:rPr>
        <w:t>Allobaculum</w:t>
      </w:r>
      <w:proofErr w:type="spellEnd"/>
      <w:r w:rsidRPr="005556E9">
        <w:rPr>
          <w:rFonts w:ascii="Times New Roman" w:hAnsi="Times New Roman" w:cs="Times New Roman"/>
          <w:sz w:val="24"/>
        </w:rPr>
        <w:t xml:space="preserve">, </w:t>
      </w:r>
      <w:proofErr w:type="spellStart"/>
      <w:r w:rsidRPr="005556E9">
        <w:rPr>
          <w:rFonts w:ascii="Times New Roman" w:hAnsi="Times New Roman" w:cs="Times New Roman"/>
          <w:i/>
          <w:sz w:val="24"/>
        </w:rPr>
        <w:t>Proteobacteria</w:t>
      </w:r>
      <w:proofErr w:type="spellEnd"/>
      <w:r w:rsidRPr="005556E9">
        <w:rPr>
          <w:rFonts w:ascii="Times New Roman" w:hAnsi="Times New Roman" w:cs="Times New Roman"/>
          <w:i/>
          <w:sz w:val="24"/>
        </w:rPr>
        <w:t xml:space="preserve"> </w:t>
      </w:r>
      <w:proofErr w:type="spellStart"/>
      <w:r w:rsidRPr="005556E9">
        <w:rPr>
          <w:rFonts w:ascii="Times New Roman" w:hAnsi="Times New Roman" w:cs="Times New Roman"/>
          <w:i/>
          <w:sz w:val="24"/>
        </w:rPr>
        <w:t>Sutterella</w:t>
      </w:r>
      <w:proofErr w:type="spellEnd"/>
      <w:r w:rsidRPr="005556E9">
        <w:rPr>
          <w:rFonts w:ascii="Times New Roman" w:hAnsi="Times New Roman" w:cs="Times New Roman"/>
          <w:i/>
          <w:sz w:val="24"/>
        </w:rPr>
        <w:t>/</w:t>
      </w:r>
      <w:proofErr w:type="spellStart"/>
      <w:r w:rsidRPr="005556E9">
        <w:rPr>
          <w:rFonts w:ascii="Times New Roman" w:hAnsi="Times New Roman" w:cs="Times New Roman"/>
          <w:i/>
          <w:sz w:val="24"/>
        </w:rPr>
        <w:t>Desulfovibrioaceae</w:t>
      </w:r>
      <w:proofErr w:type="spellEnd"/>
      <w:r w:rsidRPr="005556E9">
        <w:rPr>
          <w:rFonts w:ascii="Times New Roman" w:hAnsi="Times New Roman" w:cs="Times New Roman"/>
          <w:sz w:val="24"/>
        </w:rPr>
        <w:t xml:space="preserve"> were significantly increased and decreased respectively in relative abundance by PEITC diet in Nrf2 KO mice at week 1 but only a few bacteria such as </w:t>
      </w:r>
      <w:proofErr w:type="spellStart"/>
      <w:r w:rsidRPr="005556E9">
        <w:rPr>
          <w:rFonts w:ascii="Times New Roman" w:hAnsi="Times New Roman" w:cs="Times New Roman"/>
          <w:i/>
          <w:sz w:val="24"/>
        </w:rPr>
        <w:t>Proteobacteria</w:t>
      </w:r>
      <w:proofErr w:type="spellEnd"/>
      <w:r w:rsidRPr="005556E9">
        <w:rPr>
          <w:rFonts w:ascii="Times New Roman" w:hAnsi="Times New Roman" w:cs="Times New Roman"/>
          <w:i/>
          <w:sz w:val="24"/>
        </w:rPr>
        <w:t xml:space="preserve"> </w:t>
      </w:r>
      <w:proofErr w:type="spellStart"/>
      <w:r w:rsidRPr="005556E9">
        <w:rPr>
          <w:rFonts w:ascii="Times New Roman" w:hAnsi="Times New Roman" w:cs="Times New Roman"/>
          <w:i/>
          <w:sz w:val="24"/>
        </w:rPr>
        <w:t>Sutterella</w:t>
      </w:r>
      <w:proofErr w:type="spellEnd"/>
      <w:r w:rsidRPr="005556E9">
        <w:rPr>
          <w:rFonts w:ascii="Times New Roman" w:hAnsi="Times New Roman" w:cs="Times New Roman"/>
          <w:sz w:val="24"/>
        </w:rPr>
        <w:t xml:space="preserve">, </w:t>
      </w:r>
      <w:proofErr w:type="spellStart"/>
      <w:r w:rsidRPr="005556E9">
        <w:rPr>
          <w:rFonts w:ascii="Times New Roman" w:hAnsi="Times New Roman" w:cs="Times New Roman"/>
          <w:i/>
          <w:sz w:val="24"/>
        </w:rPr>
        <w:t>Tenericutes</w:t>
      </w:r>
      <w:proofErr w:type="spellEnd"/>
      <w:r w:rsidRPr="005556E9">
        <w:rPr>
          <w:rFonts w:ascii="Times New Roman" w:hAnsi="Times New Roman" w:cs="Times New Roman"/>
          <w:i/>
          <w:sz w:val="24"/>
        </w:rPr>
        <w:t xml:space="preserve"> </w:t>
      </w:r>
      <w:proofErr w:type="spellStart"/>
      <w:r w:rsidRPr="005556E9">
        <w:rPr>
          <w:rFonts w:ascii="Times New Roman" w:hAnsi="Times New Roman" w:cs="Times New Roman"/>
          <w:i/>
          <w:sz w:val="24"/>
        </w:rPr>
        <w:t>Anaeroplasma</w:t>
      </w:r>
      <w:proofErr w:type="spellEnd"/>
      <w:r w:rsidRPr="005556E9">
        <w:rPr>
          <w:rFonts w:ascii="Times New Roman" w:hAnsi="Times New Roman" w:cs="Times New Roman"/>
          <w:sz w:val="24"/>
        </w:rPr>
        <w:t xml:space="preserve"> were significantly decreased by PEITC diet in Nrf2 KO mice at week 4. </w:t>
      </w:r>
    </w:p>
    <w:p w14:paraId="3BBFDEB5" w14:textId="77777777" w:rsidR="00F2133E" w:rsidRPr="005556E9" w:rsidRDefault="00F2133E" w:rsidP="00F2133E"/>
    <w:p w14:paraId="04660715" w14:textId="77777777" w:rsidR="000B4D88" w:rsidRPr="005556E9" w:rsidRDefault="000B4D88" w:rsidP="000B4D88"/>
    <w:p w14:paraId="1E89FF2F" w14:textId="1A3862B5" w:rsidR="0045111B" w:rsidRPr="005556E9" w:rsidRDefault="001D38AA" w:rsidP="00F2133E">
      <w:pPr>
        <w:spacing w:line="360" w:lineRule="auto"/>
        <w:rPr>
          <w:rFonts w:ascii="Times New Roman" w:hAnsi="Times New Roman" w:cs="Times New Roman"/>
          <w:color w:val="000000" w:themeColor="text1"/>
          <w:sz w:val="24"/>
        </w:rPr>
      </w:pPr>
      <w:r w:rsidRPr="005556E9">
        <w:rPr>
          <w:rFonts w:ascii="Times New Roman" w:hAnsi="Times New Roman" w:cs="Times New Roman"/>
          <w:color w:val="000000" w:themeColor="text1"/>
          <w:sz w:val="24"/>
        </w:rPr>
        <w:t xml:space="preserve">PEITC has been </w:t>
      </w:r>
      <w:r w:rsidR="00660300" w:rsidRPr="005556E9">
        <w:rPr>
          <w:rFonts w:ascii="Times New Roman" w:hAnsi="Times New Roman" w:cs="Times New Roman"/>
          <w:color w:val="000000" w:themeColor="text1"/>
          <w:sz w:val="24"/>
        </w:rPr>
        <w:t xml:space="preserve">reported to inhibit colon inflammation </w:t>
      </w:r>
      <w:r w:rsidR="00BB4389" w:rsidRPr="005556E9">
        <w:rPr>
          <w:rFonts w:ascii="Times New Roman" w:hAnsi="Times New Roman" w:cs="Times New Roman"/>
          <w:color w:val="000000" w:themeColor="text1"/>
          <w:sz w:val="24"/>
        </w:rPr>
        <w:fldChar w:fldCharType="begin">
          <w:fldData xml:space="preserve">PEVuZE5vdGU+PENpdGU+PEF1dGhvcj5DaGV1bmc8L0F1dGhvcj48WWVhcj4yMDEwPC9ZZWFyPjxS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</w:fldData>
        </w:fldChar>
      </w:r>
      <w:r w:rsidR="00576283" w:rsidRPr="005556E9">
        <w:rPr>
          <w:rFonts w:ascii="Times New Roman" w:hAnsi="Times New Roman" w:cs="Times New Roman"/>
          <w:color w:val="000000" w:themeColor="text1"/>
          <w:sz w:val="24"/>
        </w:rPr>
        <w:instrText xml:space="preserve"> ADDIN EN.CITE </w:instrText>
      </w:r>
      <w:r w:rsidR="00576283" w:rsidRPr="005556E9">
        <w:rPr>
          <w:rFonts w:ascii="Times New Roman" w:hAnsi="Times New Roman" w:cs="Times New Roman"/>
          <w:color w:val="000000" w:themeColor="text1"/>
          <w:sz w:val="24"/>
        </w:rPr>
        <w:fldChar w:fldCharType="begin">
          <w:fldData xml:space="preserve">PEVuZE5vdGU+PENpdGU+PEF1dGhvcj5DaGV1bmc8L0F1dGhvcj48WWVhcj4yMDEwPC9ZZWFyPjxS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</w:fldData>
        </w:fldChar>
      </w:r>
      <w:r w:rsidR="00576283" w:rsidRPr="005556E9">
        <w:rPr>
          <w:rFonts w:ascii="Times New Roman" w:hAnsi="Times New Roman" w:cs="Times New Roman"/>
          <w:color w:val="000000" w:themeColor="text1"/>
          <w:sz w:val="24"/>
        </w:rPr>
        <w:instrText xml:space="preserve"> ADDIN EN.CITE.DATA </w:instrText>
      </w:r>
      <w:r w:rsidR="00576283" w:rsidRPr="005556E9">
        <w:rPr>
          <w:rFonts w:ascii="Times New Roman" w:hAnsi="Times New Roman" w:cs="Times New Roman"/>
          <w:color w:val="000000" w:themeColor="text1"/>
          <w:sz w:val="24"/>
        </w:rPr>
      </w:r>
      <w:r w:rsidR="00576283" w:rsidRPr="005556E9">
        <w:rPr>
          <w:rFonts w:ascii="Times New Roman" w:hAnsi="Times New Roman" w:cs="Times New Roman"/>
          <w:color w:val="000000" w:themeColor="text1"/>
          <w:sz w:val="24"/>
        </w:rPr>
        <w:fldChar w:fldCharType="end"/>
      </w:r>
      <w:r w:rsidR="00BB4389" w:rsidRPr="005556E9">
        <w:rPr>
          <w:rFonts w:ascii="Times New Roman" w:hAnsi="Times New Roman" w:cs="Times New Roman"/>
          <w:color w:val="000000" w:themeColor="text1"/>
          <w:sz w:val="24"/>
        </w:rPr>
      </w:r>
      <w:r w:rsidR="00BB4389" w:rsidRPr="005556E9">
        <w:rPr>
          <w:rFonts w:ascii="Times New Roman" w:hAnsi="Times New Roman" w:cs="Times New Roman"/>
          <w:color w:val="000000" w:themeColor="text1"/>
          <w:sz w:val="24"/>
        </w:rPr>
        <w:fldChar w:fldCharType="separate"/>
      </w:r>
      <w:r w:rsidR="00216A78" w:rsidRPr="005556E9">
        <w:rPr>
          <w:rFonts w:ascii="Times New Roman" w:hAnsi="Times New Roman" w:cs="Times New Roman"/>
          <w:noProof/>
          <w:color w:val="000000" w:themeColor="text1"/>
          <w:sz w:val="24"/>
        </w:rPr>
        <w:t xml:space="preserve">(Cheung, Khor, Huang, &amp; Kong, 2010; </w:t>
      </w:r>
      <w:r w:rsidR="00216A78" w:rsidRPr="005556E9">
        <w:rPr>
          <w:rFonts w:ascii="Times New Roman" w:hAnsi="Times New Roman" w:cs="Times New Roman"/>
          <w:noProof/>
          <w:color w:val="000000" w:themeColor="text1"/>
          <w:sz w:val="24"/>
        </w:rPr>
        <w:lastRenderedPageBreak/>
        <w:t>Cheung, Khor, Yu, &amp; Kong, 2008; Liu &amp; Dey, 2017)</w:t>
      </w:r>
      <w:r w:rsidR="00BB4389" w:rsidRPr="005556E9">
        <w:rPr>
          <w:rFonts w:ascii="Times New Roman" w:hAnsi="Times New Roman" w:cs="Times New Roman"/>
          <w:color w:val="000000" w:themeColor="text1"/>
          <w:sz w:val="24"/>
        </w:rPr>
        <w:fldChar w:fldCharType="end"/>
      </w:r>
      <w:r w:rsidR="00BB4389" w:rsidRPr="005556E9">
        <w:rPr>
          <w:rFonts w:ascii="Times New Roman" w:hAnsi="Times New Roman" w:cs="Times New Roman"/>
          <w:color w:val="000000" w:themeColor="text1"/>
          <w:sz w:val="24"/>
        </w:rPr>
        <w:t xml:space="preserve"> </w:t>
      </w:r>
      <w:r w:rsidR="00660300" w:rsidRPr="005556E9">
        <w:rPr>
          <w:rFonts w:ascii="Times New Roman" w:hAnsi="Times New Roman" w:cs="Times New Roman"/>
          <w:color w:val="000000" w:themeColor="text1"/>
          <w:sz w:val="24"/>
        </w:rPr>
        <w:t xml:space="preserve">and colon cancer </w:t>
      </w:r>
      <w:r w:rsidR="00BB7315" w:rsidRPr="005556E9">
        <w:rPr>
          <w:rFonts w:ascii="Times New Roman" w:hAnsi="Times New Roman" w:cs="Times New Roman"/>
          <w:color w:val="000000" w:themeColor="text1"/>
          <w:sz w:val="24"/>
        </w:rPr>
        <w:fldChar w:fldCharType="begin">
          <w:fldData xml:space="preserve">PEVuZE5vdGU+PENpdGU+PEF1dGhvcj5MaXU8L0F1dGhvcj48WWVhcj4yMDE3PC9ZZWFyPjxSZWNO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</w:fldData>
        </w:fldChar>
      </w:r>
      <w:r w:rsidR="00576283" w:rsidRPr="005556E9">
        <w:rPr>
          <w:rFonts w:ascii="Times New Roman" w:hAnsi="Times New Roman" w:cs="Times New Roman"/>
          <w:color w:val="000000" w:themeColor="text1"/>
          <w:sz w:val="24"/>
        </w:rPr>
        <w:instrText xml:space="preserve"> ADDIN EN.CITE </w:instrText>
      </w:r>
      <w:r w:rsidR="00576283" w:rsidRPr="005556E9">
        <w:rPr>
          <w:rFonts w:ascii="Times New Roman" w:hAnsi="Times New Roman" w:cs="Times New Roman"/>
          <w:color w:val="000000" w:themeColor="text1"/>
          <w:sz w:val="24"/>
        </w:rPr>
        <w:fldChar w:fldCharType="begin">
          <w:fldData xml:space="preserve">PEVuZE5vdGU+PENpdGU+PEF1dGhvcj5MaXU8L0F1dGhvcj48WWVhcj4yMDE3PC9ZZWFyPjxSZWNO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</w:fldData>
        </w:fldChar>
      </w:r>
      <w:r w:rsidR="00576283" w:rsidRPr="005556E9">
        <w:rPr>
          <w:rFonts w:ascii="Times New Roman" w:hAnsi="Times New Roman" w:cs="Times New Roman"/>
          <w:color w:val="000000" w:themeColor="text1"/>
          <w:sz w:val="24"/>
        </w:rPr>
        <w:instrText xml:space="preserve"> ADDIN EN.CITE.DATA </w:instrText>
      </w:r>
      <w:r w:rsidR="00576283" w:rsidRPr="005556E9">
        <w:rPr>
          <w:rFonts w:ascii="Times New Roman" w:hAnsi="Times New Roman" w:cs="Times New Roman"/>
          <w:color w:val="000000" w:themeColor="text1"/>
          <w:sz w:val="24"/>
        </w:rPr>
      </w:r>
      <w:r w:rsidR="00576283" w:rsidRPr="005556E9">
        <w:rPr>
          <w:rFonts w:ascii="Times New Roman" w:hAnsi="Times New Roman" w:cs="Times New Roman"/>
          <w:color w:val="000000" w:themeColor="text1"/>
          <w:sz w:val="24"/>
        </w:rPr>
        <w:fldChar w:fldCharType="end"/>
      </w:r>
      <w:r w:rsidR="00BB7315" w:rsidRPr="005556E9">
        <w:rPr>
          <w:rFonts w:ascii="Times New Roman" w:hAnsi="Times New Roman" w:cs="Times New Roman"/>
          <w:color w:val="000000" w:themeColor="text1"/>
          <w:sz w:val="24"/>
        </w:rPr>
      </w:r>
      <w:r w:rsidR="00BB7315" w:rsidRPr="005556E9">
        <w:rPr>
          <w:rFonts w:ascii="Times New Roman" w:hAnsi="Times New Roman" w:cs="Times New Roman"/>
          <w:color w:val="000000" w:themeColor="text1"/>
          <w:sz w:val="24"/>
        </w:rPr>
        <w:fldChar w:fldCharType="separate"/>
      </w:r>
      <w:r w:rsidR="00BB7315" w:rsidRPr="005556E9">
        <w:rPr>
          <w:rFonts w:ascii="Times New Roman" w:hAnsi="Times New Roman" w:cs="Times New Roman"/>
          <w:noProof/>
          <w:color w:val="000000" w:themeColor="text1"/>
          <w:sz w:val="24"/>
        </w:rPr>
        <w:t>(Khor, Cheung, Prawan, Reddy, &amp; Kong, 2008; Liu &amp; Dey, 2017)</w:t>
      </w:r>
      <w:r w:rsidR="00BB7315" w:rsidRPr="005556E9">
        <w:rPr>
          <w:rFonts w:ascii="Times New Roman" w:hAnsi="Times New Roman" w:cs="Times New Roman"/>
          <w:color w:val="000000" w:themeColor="text1"/>
          <w:sz w:val="24"/>
        </w:rPr>
        <w:fldChar w:fldCharType="end"/>
      </w:r>
      <w:r w:rsidR="00BB7315" w:rsidRPr="005556E9">
        <w:rPr>
          <w:rFonts w:ascii="Times New Roman" w:hAnsi="Times New Roman" w:cs="Times New Roman"/>
          <w:color w:val="000000" w:themeColor="text1"/>
          <w:sz w:val="24"/>
        </w:rPr>
        <w:t>.</w:t>
      </w:r>
      <w:r w:rsidR="00660300" w:rsidRPr="005556E9">
        <w:rPr>
          <w:rFonts w:ascii="Times New Roman" w:hAnsi="Times New Roman" w:cs="Times New Roman"/>
          <w:color w:val="000000" w:themeColor="text1"/>
          <w:sz w:val="24"/>
        </w:rPr>
        <w:t xml:space="preserve"> </w:t>
      </w:r>
    </w:p>
    <w:p w14:paraId="45EC98C5" w14:textId="195B7A74" w:rsidR="00E45630" w:rsidRPr="005556E9" w:rsidRDefault="001022B7" w:rsidP="00FF065B">
      <w:pPr>
        <w:spacing w:line="360" w:lineRule="auto"/>
        <w:rPr>
          <w:rFonts w:ascii="Times New Roman" w:hAnsi="Times New Roman" w:cs="Times New Roman"/>
          <w:color w:val="000000" w:themeColor="text1"/>
          <w:sz w:val="24"/>
        </w:rPr>
      </w:pPr>
      <w:r w:rsidRPr="005556E9">
        <w:rPr>
          <w:rFonts w:ascii="Times New Roman" w:hAnsi="Times New Roman" w:cs="Times New Roman" w:hint="eastAsia"/>
          <w:color w:val="000000" w:themeColor="text1"/>
          <w:sz w:val="24"/>
        </w:rPr>
        <w:t>Princ</w:t>
      </w:r>
      <w:r w:rsidRPr="005556E9">
        <w:rPr>
          <w:rFonts w:ascii="Times New Roman" w:hAnsi="Times New Roman" w:cs="Times New Roman"/>
          <w:color w:val="000000" w:themeColor="text1"/>
          <w:sz w:val="24"/>
        </w:rPr>
        <w:t>iple coordinates analysis</w:t>
      </w:r>
      <w:r w:rsidR="008B45A1" w:rsidRPr="005556E9">
        <w:rPr>
          <w:rFonts w:ascii="Times New Roman" w:hAnsi="Times New Roman" w:cs="Times New Roman"/>
          <w:color w:val="000000" w:themeColor="text1"/>
          <w:sz w:val="24"/>
        </w:rPr>
        <w:t xml:space="preserve"> </w:t>
      </w:r>
      <w:r w:rsidR="00E45630" w:rsidRPr="005556E9">
        <w:rPr>
          <w:rFonts w:ascii="Times New Roman" w:hAnsi="Times New Roman" w:cs="Times New Roman"/>
          <w:color w:val="000000" w:themeColor="text1"/>
          <w:sz w:val="24"/>
        </w:rPr>
        <w:t>was used to predict and visualize the genetic distance and relativity of gut microbiome from collected fecal samples</w:t>
      </w:r>
      <w:r w:rsidR="00CF6156" w:rsidRPr="005556E9">
        <w:rPr>
          <w:rFonts w:ascii="Times New Roman" w:hAnsi="Times New Roman" w:cs="Times New Roman"/>
          <w:color w:val="000000" w:themeColor="text1"/>
          <w:sz w:val="24"/>
        </w:rPr>
        <w:t xml:space="preserve"> using pairwise </w:t>
      </w:r>
      <w:proofErr w:type="spellStart"/>
      <w:r w:rsidR="00CF6156" w:rsidRPr="005556E9">
        <w:rPr>
          <w:rFonts w:ascii="Times New Roman" w:hAnsi="Times New Roman" w:cs="Times New Roman"/>
          <w:color w:val="000000" w:themeColor="text1"/>
          <w:sz w:val="24"/>
        </w:rPr>
        <w:t>Permoanova</w:t>
      </w:r>
      <w:proofErr w:type="spellEnd"/>
      <w:r w:rsidR="00CF6156" w:rsidRPr="005556E9">
        <w:rPr>
          <w:rFonts w:ascii="Times New Roman" w:hAnsi="Times New Roman" w:cs="Times New Roman"/>
          <w:color w:val="000000" w:themeColor="text1"/>
          <w:sz w:val="24"/>
        </w:rPr>
        <w:t xml:space="preserve"> test</w:t>
      </w:r>
      <w:r w:rsidR="00E45630" w:rsidRPr="005556E9">
        <w:rPr>
          <w:rFonts w:ascii="Times New Roman" w:hAnsi="Times New Roman" w:cs="Times New Roman"/>
          <w:color w:val="000000" w:themeColor="text1"/>
          <w:sz w:val="24"/>
        </w:rPr>
        <w:t xml:space="preserve"> (</w:t>
      </w:r>
      <w:r w:rsidR="00E45630" w:rsidRPr="005556E9">
        <w:rPr>
          <w:rFonts w:ascii="Times New Roman" w:hAnsi="Times New Roman" w:cs="Times New Roman"/>
          <w:b/>
          <w:bCs/>
          <w:color w:val="000000" w:themeColor="text1"/>
          <w:sz w:val="24"/>
        </w:rPr>
        <w:t>Fig. 3</w:t>
      </w:r>
      <w:r w:rsidR="00E45630" w:rsidRPr="005556E9">
        <w:rPr>
          <w:rFonts w:ascii="Times New Roman" w:hAnsi="Times New Roman" w:cs="Times New Roman"/>
          <w:color w:val="000000" w:themeColor="text1"/>
          <w:sz w:val="24"/>
        </w:rPr>
        <w:t xml:space="preserve">). There is a strong </w:t>
      </w:r>
      <w:r w:rsidR="002D5CB1" w:rsidRPr="005556E9">
        <w:rPr>
          <w:rFonts w:ascii="Times New Roman" w:hAnsi="Times New Roman" w:cs="Times New Roman"/>
          <w:color w:val="000000" w:themeColor="text1"/>
          <w:sz w:val="24"/>
        </w:rPr>
        <w:t>association between gut microbiome and host genotype at all taxonomic levels</w:t>
      </w:r>
      <w:r w:rsidR="00F12A5C" w:rsidRPr="005556E9">
        <w:rPr>
          <w:rFonts w:ascii="Times New Roman" w:hAnsi="Times New Roman" w:cs="Times New Roman"/>
          <w:color w:val="000000" w:themeColor="text1"/>
          <w:sz w:val="24"/>
        </w:rPr>
        <w:t xml:space="preserve"> (</w:t>
      </w:r>
      <w:r w:rsidR="00F12A5C" w:rsidRPr="005556E9">
        <w:rPr>
          <w:rFonts w:ascii="Times New Roman" w:hAnsi="Times New Roman" w:cs="Times New Roman"/>
          <w:b/>
          <w:bCs/>
          <w:color w:val="000000" w:themeColor="text1"/>
          <w:sz w:val="24"/>
        </w:rPr>
        <w:t>Fig.3 A-D</w:t>
      </w:r>
      <w:r w:rsidR="00F12A5C" w:rsidRPr="005556E9">
        <w:rPr>
          <w:rFonts w:ascii="Times New Roman" w:hAnsi="Times New Roman" w:cs="Times New Roman"/>
          <w:color w:val="000000" w:themeColor="text1"/>
          <w:sz w:val="24"/>
        </w:rPr>
        <w:t>)</w:t>
      </w:r>
      <w:r w:rsidR="002D5CB1" w:rsidRPr="005556E9">
        <w:rPr>
          <w:rFonts w:ascii="Times New Roman" w:hAnsi="Times New Roman" w:cs="Times New Roman"/>
          <w:color w:val="000000" w:themeColor="text1"/>
          <w:sz w:val="24"/>
        </w:rPr>
        <w:t>, followed by some effect of diet in the WT group on genus level</w:t>
      </w:r>
      <w:r w:rsidR="001541C2" w:rsidRPr="005556E9">
        <w:rPr>
          <w:rFonts w:ascii="Times New Roman" w:hAnsi="Times New Roman" w:cs="Times New Roman"/>
          <w:color w:val="000000" w:themeColor="text1"/>
          <w:sz w:val="24"/>
        </w:rPr>
        <w:t xml:space="preserve"> (</w:t>
      </w:r>
      <w:r w:rsidR="001541C2" w:rsidRPr="005556E9">
        <w:rPr>
          <w:rFonts w:ascii="Times New Roman" w:hAnsi="Times New Roman" w:cs="Times New Roman"/>
          <w:b/>
          <w:bCs/>
          <w:color w:val="000000" w:themeColor="text1"/>
          <w:sz w:val="24"/>
        </w:rPr>
        <w:t>Fig. 3C</w:t>
      </w:r>
      <w:r w:rsidR="001541C2" w:rsidRPr="005556E9">
        <w:rPr>
          <w:rFonts w:ascii="Times New Roman" w:hAnsi="Times New Roman" w:cs="Times New Roman"/>
          <w:color w:val="000000" w:themeColor="text1"/>
          <w:sz w:val="24"/>
        </w:rPr>
        <w:t>)</w:t>
      </w:r>
      <w:r w:rsidR="002D5CB1" w:rsidRPr="005556E9">
        <w:rPr>
          <w:rFonts w:ascii="Times New Roman" w:hAnsi="Times New Roman" w:cs="Times New Roman"/>
          <w:color w:val="000000" w:themeColor="text1"/>
          <w:sz w:val="24"/>
        </w:rPr>
        <w:t>.</w:t>
      </w:r>
      <w:r w:rsidR="00E45630" w:rsidRPr="005556E9">
        <w:rPr>
          <w:rFonts w:ascii="Times New Roman" w:hAnsi="Times New Roman" w:cs="Times New Roman"/>
          <w:color w:val="000000" w:themeColor="text1"/>
          <w:sz w:val="24"/>
        </w:rPr>
        <w:t xml:space="preserve"> </w:t>
      </w:r>
    </w:p>
    <w:p w14:paraId="7714EE9E" w14:textId="77777777" w:rsidR="000C76CC" w:rsidRDefault="000C76CC" w:rsidP="006B5DF1">
      <w:pPr>
        <w:spacing w:line="360" w:lineRule="auto"/>
        <w:rPr>
          <w:rFonts w:ascii="Times New Roman" w:hAnsi="Times New Roman" w:cs="Times New Roman"/>
          <w:sz w:val="24"/>
        </w:rPr>
      </w:pPr>
    </w:p>
    <w:p w14:paraId="32BF906C" w14:textId="05CFC834" w:rsidR="000C76CC" w:rsidRDefault="000C76CC" w:rsidP="000B4D88">
      <w:pPr>
        <w:pStyle w:val="2"/>
      </w:pPr>
      <w:bookmarkStart w:id="64" w:name="_Toc69294832"/>
      <w:bookmarkStart w:id="65" w:name="_Toc76818027"/>
      <w:r w:rsidRPr="007F3B3D">
        <w:t>3.</w:t>
      </w:r>
      <w:r>
        <w:t>2</w:t>
      </w:r>
      <w:r w:rsidRPr="007F3B3D">
        <w:t xml:space="preserve"> Dietary PEITC induce</w:t>
      </w:r>
      <w:r>
        <w:t>d</w:t>
      </w:r>
      <w:r w:rsidRPr="007F3B3D">
        <w:t xml:space="preserve"> gut microbiota changes</w:t>
      </w:r>
      <w:r>
        <w:t xml:space="preserve">: </w:t>
      </w:r>
      <w:r w:rsidRPr="007F3B3D">
        <w:t>bacterial identification</w:t>
      </w:r>
      <w:bookmarkEnd w:id="64"/>
      <w:bookmarkEnd w:id="65"/>
    </w:p>
    <w:p w14:paraId="0F401B21" w14:textId="77777777" w:rsidR="000B4D88" w:rsidRPr="000B4D88" w:rsidRDefault="000B4D88" w:rsidP="000B4D88"/>
    <w:p w14:paraId="1511D77F" w14:textId="5E94C2CB" w:rsidR="00DF48DA" w:rsidRPr="00206A77" w:rsidRDefault="00E50462" w:rsidP="006B5DF1">
      <w:pPr>
        <w:spacing w:line="360" w:lineRule="auto"/>
        <w:rPr>
          <w:rFonts w:ascii="Times New Roman" w:hAnsi="Times New Roman" w:cs="Times New Roman"/>
          <w:i/>
          <w:iCs/>
          <w:color w:val="000000" w:themeColor="text1"/>
          <w:sz w:val="24"/>
        </w:rPr>
      </w:pPr>
      <w:r w:rsidRPr="006A34AB">
        <w:rPr>
          <w:rFonts w:ascii="Times New Roman" w:hAnsi="Times New Roman" w:cs="Times New Roman"/>
          <w:color w:val="000000" w:themeColor="text1"/>
          <w:sz w:val="24"/>
        </w:rPr>
        <w:t xml:space="preserve">To further examine the potential differences of the microbiota between control AIN93M </w:t>
      </w:r>
      <w:r w:rsidR="00396811" w:rsidRPr="006A34AB">
        <w:rPr>
          <w:rFonts w:ascii="Times New Roman" w:hAnsi="Times New Roman" w:cs="Times New Roman"/>
          <w:color w:val="000000" w:themeColor="text1"/>
          <w:sz w:val="24"/>
        </w:rPr>
        <w:t xml:space="preserve">diet </w:t>
      </w:r>
      <w:r w:rsidRPr="006A34AB">
        <w:rPr>
          <w:rFonts w:ascii="Times New Roman" w:hAnsi="Times New Roman" w:cs="Times New Roman"/>
          <w:color w:val="000000" w:themeColor="text1"/>
          <w:sz w:val="24"/>
        </w:rPr>
        <w:t xml:space="preserve">versus PEITC diet, </w:t>
      </w:r>
      <w:r w:rsidR="00421F62" w:rsidRPr="006A34AB">
        <w:rPr>
          <w:rFonts w:ascii="Times New Roman" w:hAnsi="Times New Roman" w:cs="Times New Roman"/>
          <w:color w:val="000000" w:themeColor="text1"/>
          <w:sz w:val="24"/>
        </w:rPr>
        <w:t xml:space="preserve">QIIME2 </w:t>
      </w:r>
      <w:r w:rsidR="006E1D70" w:rsidRPr="006A34AB">
        <w:rPr>
          <w:rFonts w:ascii="Times New Roman" w:hAnsi="Times New Roman" w:cs="Times New Roman"/>
          <w:color w:val="000000" w:themeColor="text1"/>
          <w:sz w:val="24"/>
        </w:rPr>
        <w:t>and Linear discriminant analysis Effect Size (</w:t>
      </w:r>
      <w:proofErr w:type="spellStart"/>
      <w:r w:rsidR="006E1D70" w:rsidRPr="006A34AB">
        <w:rPr>
          <w:rFonts w:ascii="Times New Roman" w:hAnsi="Times New Roman" w:cs="Times New Roman" w:hint="eastAsia"/>
          <w:color w:val="000000" w:themeColor="text1"/>
          <w:sz w:val="24"/>
        </w:rPr>
        <w:t>LEfSe</w:t>
      </w:r>
      <w:proofErr w:type="spellEnd"/>
      <w:r w:rsidR="006E1D70" w:rsidRPr="006A34AB">
        <w:rPr>
          <w:rFonts w:ascii="Times New Roman" w:hAnsi="Times New Roman" w:cs="Times New Roman"/>
          <w:color w:val="000000" w:themeColor="text1"/>
          <w:sz w:val="24"/>
        </w:rPr>
        <w:t xml:space="preserve">) </w:t>
      </w:r>
      <w:r w:rsidRPr="006A34AB">
        <w:rPr>
          <w:rFonts w:ascii="Times New Roman" w:hAnsi="Times New Roman" w:cs="Times New Roman"/>
          <w:color w:val="000000" w:themeColor="text1"/>
          <w:sz w:val="24"/>
        </w:rPr>
        <w:t>w</w:t>
      </w:r>
      <w:r w:rsidR="006E1D70" w:rsidRPr="006A34AB">
        <w:rPr>
          <w:rFonts w:ascii="Times New Roman" w:hAnsi="Times New Roman" w:cs="Times New Roman"/>
          <w:color w:val="000000" w:themeColor="text1"/>
          <w:sz w:val="24"/>
        </w:rPr>
        <w:t>ere</w:t>
      </w:r>
      <w:r w:rsidRPr="006A34AB">
        <w:rPr>
          <w:rFonts w:ascii="Times New Roman" w:hAnsi="Times New Roman" w:cs="Times New Roman"/>
          <w:color w:val="000000" w:themeColor="text1"/>
          <w:sz w:val="24"/>
        </w:rPr>
        <w:t xml:space="preserve"> used</w:t>
      </w:r>
      <w:r w:rsidR="00596896" w:rsidRPr="006A34AB">
        <w:rPr>
          <w:rFonts w:ascii="Times New Roman" w:hAnsi="Times New Roman" w:cs="Times New Roman"/>
          <w:color w:val="000000" w:themeColor="text1"/>
          <w:sz w:val="24"/>
        </w:rPr>
        <w:t xml:space="preserve"> and the results are shown in </w:t>
      </w:r>
      <w:r w:rsidR="00596896" w:rsidRPr="00FF065B">
        <w:rPr>
          <w:rFonts w:ascii="Times New Roman" w:hAnsi="Times New Roman" w:cs="Times New Roman"/>
          <w:b/>
          <w:bCs/>
          <w:color w:val="000000" w:themeColor="text1"/>
          <w:sz w:val="24"/>
        </w:rPr>
        <w:t>Fig</w:t>
      </w:r>
      <w:r w:rsidR="00FF065B" w:rsidRPr="00FF065B">
        <w:rPr>
          <w:rFonts w:ascii="Times New Roman" w:hAnsi="Times New Roman" w:cs="Times New Roman"/>
          <w:b/>
          <w:bCs/>
          <w:color w:val="000000" w:themeColor="text1"/>
          <w:sz w:val="24"/>
        </w:rPr>
        <w:t>.</w:t>
      </w:r>
      <w:r w:rsidR="00596896" w:rsidRPr="00FF065B">
        <w:rPr>
          <w:rFonts w:ascii="Times New Roman" w:hAnsi="Times New Roman" w:cs="Times New Roman"/>
          <w:b/>
          <w:bCs/>
          <w:color w:val="000000" w:themeColor="text1"/>
          <w:sz w:val="24"/>
        </w:rPr>
        <w:t xml:space="preserve"> 4</w:t>
      </w:r>
      <w:r w:rsidRPr="006A34AB">
        <w:rPr>
          <w:rFonts w:ascii="Times New Roman" w:hAnsi="Times New Roman" w:cs="Times New Roman"/>
          <w:color w:val="000000" w:themeColor="text1"/>
          <w:sz w:val="24"/>
        </w:rPr>
        <w:t xml:space="preserve">.  </w:t>
      </w:r>
      <w:r w:rsidR="00330259">
        <w:rPr>
          <w:rFonts w:ascii="Times New Roman" w:hAnsi="Times New Roman" w:cs="Times New Roman"/>
          <w:color w:val="000000" w:themeColor="text1"/>
          <w:sz w:val="24"/>
        </w:rPr>
        <w:t>First</w:t>
      </w:r>
      <w:r w:rsidR="00FF065B">
        <w:rPr>
          <w:rFonts w:ascii="Times New Roman" w:hAnsi="Times New Roman" w:cs="Times New Roman"/>
          <w:color w:val="000000" w:themeColor="text1"/>
          <w:sz w:val="24"/>
        </w:rPr>
        <w:t>ly,</w:t>
      </w:r>
      <w:r w:rsidR="00330259">
        <w:rPr>
          <w:rFonts w:ascii="Times New Roman" w:hAnsi="Times New Roman" w:cs="Times New Roman"/>
          <w:color w:val="000000" w:themeColor="text1"/>
          <w:sz w:val="24"/>
        </w:rPr>
        <w:t xml:space="preserve"> we examined the potential aging effect on the microbiota by c</w:t>
      </w:r>
      <w:r w:rsidR="00396811" w:rsidRPr="006A34AB">
        <w:rPr>
          <w:rFonts w:ascii="Times New Roman" w:hAnsi="Times New Roman" w:cs="Times New Roman" w:hint="eastAsia"/>
          <w:color w:val="000000" w:themeColor="text1"/>
          <w:sz w:val="24"/>
        </w:rPr>
        <w:t>ompari</w:t>
      </w:r>
      <w:r w:rsidR="008E4F82" w:rsidRPr="006A34AB">
        <w:rPr>
          <w:rFonts w:ascii="Times New Roman" w:hAnsi="Times New Roman" w:cs="Times New Roman"/>
          <w:color w:val="000000" w:themeColor="text1"/>
          <w:sz w:val="24"/>
        </w:rPr>
        <w:t>ng</w:t>
      </w:r>
      <w:r w:rsidR="00396811" w:rsidRPr="006A34AB">
        <w:rPr>
          <w:rFonts w:ascii="Times New Roman" w:hAnsi="Times New Roman" w:cs="Times New Roman" w:hint="eastAsia"/>
          <w:color w:val="000000" w:themeColor="text1"/>
          <w:sz w:val="24"/>
        </w:rPr>
        <w:t xml:space="preserve"> </w:t>
      </w:r>
      <w:r w:rsidR="008E4F82" w:rsidRPr="006A34AB">
        <w:rPr>
          <w:rFonts w:ascii="Times New Roman" w:hAnsi="Times New Roman" w:cs="Times New Roman"/>
          <w:color w:val="000000" w:themeColor="text1"/>
          <w:sz w:val="24"/>
        </w:rPr>
        <w:t xml:space="preserve">the </w:t>
      </w:r>
      <w:r w:rsidR="00396811" w:rsidRPr="006A34AB">
        <w:rPr>
          <w:rFonts w:ascii="Times New Roman" w:hAnsi="Times New Roman" w:cs="Times New Roman" w:hint="eastAsia"/>
          <w:color w:val="000000" w:themeColor="text1"/>
          <w:sz w:val="24"/>
        </w:rPr>
        <w:t xml:space="preserve">microbiota </w:t>
      </w:r>
      <w:r w:rsidR="005D4E7B">
        <w:rPr>
          <w:rFonts w:ascii="Times New Roman" w:hAnsi="Times New Roman" w:cs="Times New Roman"/>
          <w:color w:val="000000" w:themeColor="text1"/>
          <w:sz w:val="24"/>
        </w:rPr>
        <w:t xml:space="preserve">for control diet at base line </w:t>
      </w:r>
      <w:r w:rsidR="00396811" w:rsidRPr="006A34AB">
        <w:rPr>
          <w:rFonts w:ascii="Times New Roman" w:hAnsi="Times New Roman" w:cs="Times New Roman" w:hint="eastAsia"/>
          <w:color w:val="000000" w:themeColor="text1"/>
          <w:sz w:val="24"/>
        </w:rPr>
        <w:t xml:space="preserve">Week 0 </w:t>
      </w:r>
      <w:r w:rsidR="005D4E7B">
        <w:rPr>
          <w:rFonts w:ascii="Times New Roman" w:hAnsi="Times New Roman" w:cs="Times New Roman"/>
          <w:color w:val="000000" w:themeColor="text1"/>
          <w:sz w:val="24"/>
        </w:rPr>
        <w:t xml:space="preserve">shown </w:t>
      </w:r>
      <w:r w:rsidR="00396811" w:rsidRPr="006A34AB">
        <w:rPr>
          <w:rFonts w:ascii="Times New Roman" w:hAnsi="Times New Roman" w:cs="Times New Roman" w:hint="eastAsia"/>
          <w:color w:val="000000" w:themeColor="text1"/>
          <w:sz w:val="24"/>
        </w:rPr>
        <w:t>in red</w:t>
      </w:r>
      <w:r w:rsidR="005D4E7B">
        <w:rPr>
          <w:rFonts w:ascii="Times New Roman" w:hAnsi="Times New Roman" w:cs="Times New Roman"/>
          <w:color w:val="000000" w:themeColor="text1"/>
          <w:sz w:val="24"/>
        </w:rPr>
        <w:t xml:space="preserve"> </w:t>
      </w:r>
      <w:r w:rsidR="00330259">
        <w:rPr>
          <w:rFonts w:ascii="Times New Roman" w:hAnsi="Times New Roman" w:cs="Times New Roman"/>
          <w:color w:val="000000" w:themeColor="text1"/>
          <w:sz w:val="24"/>
        </w:rPr>
        <w:t xml:space="preserve">versus </w:t>
      </w:r>
      <w:r w:rsidR="005D4E7B">
        <w:rPr>
          <w:rFonts w:ascii="Times New Roman" w:hAnsi="Times New Roman" w:cs="Times New Roman"/>
          <w:color w:val="000000" w:themeColor="text1"/>
          <w:sz w:val="24"/>
        </w:rPr>
        <w:t>W</w:t>
      </w:r>
      <w:r w:rsidR="00396811" w:rsidRPr="006A34AB">
        <w:rPr>
          <w:rFonts w:ascii="Times New Roman" w:hAnsi="Times New Roman" w:cs="Times New Roman" w:hint="eastAsia"/>
          <w:color w:val="000000" w:themeColor="text1"/>
          <w:sz w:val="24"/>
        </w:rPr>
        <w:t xml:space="preserve">eek 1 </w:t>
      </w:r>
      <w:r w:rsidR="00330259">
        <w:rPr>
          <w:rFonts w:ascii="Times New Roman" w:hAnsi="Times New Roman" w:cs="Times New Roman"/>
          <w:color w:val="000000" w:themeColor="text1"/>
          <w:sz w:val="24"/>
        </w:rPr>
        <w:t xml:space="preserve">and </w:t>
      </w:r>
      <w:r w:rsidR="005D4E7B">
        <w:rPr>
          <w:rFonts w:ascii="Times New Roman" w:hAnsi="Times New Roman" w:cs="Times New Roman"/>
          <w:color w:val="000000" w:themeColor="text1"/>
          <w:sz w:val="24"/>
        </w:rPr>
        <w:t>W</w:t>
      </w:r>
      <w:r w:rsidR="00396811" w:rsidRPr="006A34AB">
        <w:rPr>
          <w:rFonts w:ascii="Times New Roman" w:hAnsi="Times New Roman" w:cs="Times New Roman" w:hint="eastAsia"/>
          <w:color w:val="000000" w:themeColor="text1"/>
          <w:sz w:val="24"/>
        </w:rPr>
        <w:t>eek 4 in green</w:t>
      </w:r>
      <w:r w:rsidR="005D4E7B">
        <w:rPr>
          <w:rFonts w:ascii="Times New Roman" w:hAnsi="Times New Roman" w:cs="Times New Roman"/>
          <w:color w:val="000000" w:themeColor="text1"/>
          <w:sz w:val="24"/>
        </w:rPr>
        <w:t xml:space="preserve"> as </w:t>
      </w:r>
      <w:r w:rsidR="00396811" w:rsidRPr="006A34AB">
        <w:rPr>
          <w:rFonts w:ascii="Times New Roman" w:hAnsi="Times New Roman" w:cs="Times New Roman" w:hint="eastAsia"/>
          <w:color w:val="000000" w:themeColor="text1"/>
          <w:sz w:val="24"/>
        </w:rPr>
        <w:t xml:space="preserve">analyzed by </w:t>
      </w:r>
      <w:proofErr w:type="spellStart"/>
      <w:r w:rsidR="00396811" w:rsidRPr="006A34AB">
        <w:rPr>
          <w:rFonts w:ascii="Times New Roman" w:hAnsi="Times New Roman" w:cs="Times New Roman" w:hint="eastAsia"/>
          <w:color w:val="000000" w:themeColor="text1"/>
          <w:sz w:val="24"/>
        </w:rPr>
        <w:t>LEfSe</w:t>
      </w:r>
      <w:proofErr w:type="spellEnd"/>
      <w:r w:rsidR="008E4F82" w:rsidRPr="006A34AB">
        <w:rPr>
          <w:rFonts w:ascii="Times New Roman" w:hAnsi="Times New Roman" w:cs="Times New Roman"/>
          <w:color w:val="000000" w:themeColor="text1"/>
          <w:sz w:val="24"/>
        </w:rPr>
        <w:t xml:space="preserve">, and </w:t>
      </w:r>
      <w:r w:rsidR="00396811" w:rsidRPr="006A34AB">
        <w:rPr>
          <w:rFonts w:ascii="Times New Roman" w:hAnsi="Times New Roman" w:cs="Times New Roman" w:hint="eastAsia"/>
          <w:color w:val="000000" w:themeColor="text1"/>
          <w:sz w:val="24"/>
        </w:rPr>
        <w:t xml:space="preserve">Taxa with relative abundance </w:t>
      </w:r>
      <w:r w:rsidR="00396811" w:rsidRPr="006A34AB">
        <w:rPr>
          <w:rFonts w:ascii="Times New Roman" w:hAnsi="Times New Roman" w:cs="Times New Roman" w:hint="eastAsia"/>
          <w:color w:val="000000" w:themeColor="text1"/>
          <w:sz w:val="24"/>
        </w:rPr>
        <w:t>≥</w:t>
      </w:r>
      <w:r w:rsidR="00396811" w:rsidRPr="006A34AB">
        <w:rPr>
          <w:rFonts w:ascii="Times New Roman" w:hAnsi="Times New Roman" w:cs="Times New Roman" w:hint="eastAsia"/>
          <w:color w:val="000000" w:themeColor="text1"/>
          <w:sz w:val="24"/>
        </w:rPr>
        <w:t xml:space="preserve"> 0.1% present in at least one specimen were included. </w:t>
      </w:r>
      <w:r w:rsidR="00596896" w:rsidRPr="006A34AB">
        <w:rPr>
          <w:rFonts w:ascii="Times New Roman" w:hAnsi="Times New Roman" w:cs="Times New Roman"/>
          <w:color w:val="000000" w:themeColor="text1"/>
          <w:sz w:val="24"/>
        </w:rPr>
        <w:t>In addition, t</w:t>
      </w:r>
      <w:r w:rsidR="00396811" w:rsidRPr="006A34AB">
        <w:rPr>
          <w:rFonts w:ascii="Times New Roman" w:hAnsi="Times New Roman" w:cs="Times New Roman" w:hint="eastAsia"/>
          <w:color w:val="000000" w:themeColor="text1"/>
          <w:sz w:val="24"/>
        </w:rPr>
        <w:t xml:space="preserve">he cladograms </w:t>
      </w:r>
      <w:r w:rsidR="00596896" w:rsidRPr="006A34AB">
        <w:rPr>
          <w:rFonts w:ascii="Times New Roman" w:hAnsi="Times New Roman" w:cs="Times New Roman"/>
          <w:color w:val="000000" w:themeColor="text1"/>
          <w:sz w:val="24"/>
        </w:rPr>
        <w:t>showing</w:t>
      </w:r>
      <w:r w:rsidR="00396811" w:rsidRPr="006A34AB">
        <w:rPr>
          <w:rFonts w:ascii="Times New Roman" w:hAnsi="Times New Roman" w:cs="Times New Roman" w:hint="eastAsia"/>
          <w:color w:val="000000" w:themeColor="text1"/>
          <w:sz w:val="24"/>
        </w:rPr>
        <w:t xml:space="preserve"> </w:t>
      </w:r>
      <w:r w:rsidR="00596896" w:rsidRPr="006A34AB">
        <w:rPr>
          <w:rFonts w:ascii="Times New Roman" w:hAnsi="Times New Roman" w:cs="Times New Roman"/>
          <w:color w:val="000000" w:themeColor="text1"/>
          <w:sz w:val="24"/>
        </w:rPr>
        <w:t xml:space="preserve">the </w:t>
      </w:r>
      <w:r w:rsidR="00396811" w:rsidRPr="006A34AB">
        <w:rPr>
          <w:rFonts w:ascii="Times New Roman" w:hAnsi="Times New Roman" w:cs="Times New Roman" w:hint="eastAsia"/>
          <w:color w:val="000000" w:themeColor="text1"/>
          <w:sz w:val="24"/>
        </w:rPr>
        <w:t xml:space="preserve">phylogenetic distribution of the microbial lineages associated with </w:t>
      </w:r>
      <w:r w:rsidR="00596896" w:rsidRPr="006A34AB">
        <w:rPr>
          <w:rFonts w:ascii="Times New Roman" w:hAnsi="Times New Roman" w:cs="Times New Roman"/>
          <w:color w:val="000000" w:themeColor="text1"/>
          <w:sz w:val="24"/>
        </w:rPr>
        <w:t xml:space="preserve">different </w:t>
      </w:r>
      <w:r w:rsidR="00396811" w:rsidRPr="006A34AB">
        <w:rPr>
          <w:rFonts w:ascii="Times New Roman" w:hAnsi="Times New Roman" w:cs="Times New Roman" w:hint="eastAsia"/>
          <w:color w:val="000000" w:themeColor="text1"/>
          <w:sz w:val="24"/>
        </w:rPr>
        <w:t xml:space="preserve">time points, </w:t>
      </w:r>
      <w:r w:rsidR="00596896" w:rsidRPr="006A34AB">
        <w:rPr>
          <w:rFonts w:ascii="Times New Roman" w:hAnsi="Times New Roman" w:cs="Times New Roman"/>
          <w:color w:val="000000" w:themeColor="text1"/>
          <w:sz w:val="24"/>
        </w:rPr>
        <w:t xml:space="preserve">using </w:t>
      </w:r>
      <w:r w:rsidR="00396811" w:rsidRPr="006A34AB">
        <w:rPr>
          <w:rFonts w:ascii="Times New Roman" w:hAnsi="Times New Roman" w:cs="Times New Roman" w:hint="eastAsia"/>
          <w:color w:val="000000" w:themeColor="text1"/>
          <w:sz w:val="24"/>
        </w:rPr>
        <w:t xml:space="preserve">lineages with Linear Discriminant Analysis (LDA) score </w:t>
      </w:r>
      <w:r w:rsidR="00396811" w:rsidRPr="006A34AB">
        <w:rPr>
          <w:rFonts w:ascii="Times New Roman" w:hAnsi="Times New Roman" w:cs="Times New Roman" w:hint="eastAsia"/>
          <w:color w:val="000000" w:themeColor="text1"/>
          <w:sz w:val="24"/>
        </w:rPr>
        <w:t>≥</w:t>
      </w:r>
      <w:r w:rsidR="00396811" w:rsidRPr="006A34AB">
        <w:rPr>
          <w:rFonts w:ascii="Times New Roman" w:hAnsi="Times New Roman" w:cs="Times New Roman" w:hint="eastAsia"/>
          <w:color w:val="000000" w:themeColor="text1"/>
          <w:sz w:val="24"/>
        </w:rPr>
        <w:t xml:space="preserve"> 2.0 </w:t>
      </w:r>
      <w:r w:rsidR="00596896" w:rsidRPr="006A34AB">
        <w:rPr>
          <w:rFonts w:ascii="Times New Roman" w:hAnsi="Times New Roman" w:cs="Times New Roman"/>
          <w:color w:val="000000" w:themeColor="text1"/>
          <w:sz w:val="24"/>
        </w:rPr>
        <w:t xml:space="preserve">were </w:t>
      </w:r>
      <w:r w:rsidR="00396811" w:rsidRPr="006A34AB">
        <w:rPr>
          <w:rFonts w:ascii="Times New Roman" w:hAnsi="Times New Roman" w:cs="Times New Roman" w:hint="eastAsia"/>
          <w:color w:val="000000" w:themeColor="text1"/>
          <w:sz w:val="24"/>
        </w:rPr>
        <w:t>displayed</w:t>
      </w:r>
      <w:r w:rsidR="00596896" w:rsidRPr="006A34AB">
        <w:rPr>
          <w:rFonts w:ascii="Times New Roman" w:hAnsi="Times New Roman" w:cs="Times New Roman"/>
          <w:color w:val="000000" w:themeColor="text1"/>
          <w:sz w:val="24"/>
        </w:rPr>
        <w:t xml:space="preserve"> (</w:t>
      </w:r>
      <w:r w:rsidR="00596896" w:rsidRPr="004B2702">
        <w:rPr>
          <w:rFonts w:ascii="Times New Roman" w:hAnsi="Times New Roman" w:cs="Times New Roman"/>
          <w:b/>
          <w:bCs/>
          <w:color w:val="000000" w:themeColor="text1"/>
          <w:sz w:val="24"/>
        </w:rPr>
        <w:t>Fig 4</w:t>
      </w:r>
      <w:r w:rsidR="00596896" w:rsidRPr="006A34AB">
        <w:rPr>
          <w:rFonts w:ascii="Times New Roman" w:hAnsi="Times New Roman" w:cs="Times New Roman"/>
          <w:color w:val="000000" w:themeColor="text1"/>
          <w:sz w:val="24"/>
        </w:rPr>
        <w:t>)</w:t>
      </w:r>
      <w:r w:rsidR="00BB0977" w:rsidRPr="006A34AB">
        <w:rPr>
          <w:rFonts w:ascii="Times New Roman" w:hAnsi="Times New Roman" w:cs="Times New Roman"/>
          <w:color w:val="000000" w:themeColor="text1"/>
          <w:sz w:val="24"/>
        </w:rPr>
        <w:t>.</w:t>
      </w:r>
      <w:r w:rsidR="006A34AB" w:rsidRPr="006A34AB">
        <w:rPr>
          <w:rFonts w:ascii="Times New Roman" w:hAnsi="Times New Roman" w:cs="Times New Roman"/>
          <w:color w:val="000000" w:themeColor="text1"/>
          <w:sz w:val="24"/>
        </w:rPr>
        <w:t xml:space="preserve"> </w:t>
      </w:r>
      <w:proofErr w:type="spellStart"/>
      <w:r w:rsidR="006A34AB" w:rsidRPr="006A34AB">
        <w:rPr>
          <w:rFonts w:ascii="Times New Roman" w:hAnsi="Times New Roman" w:cs="Times New Roman"/>
          <w:i/>
          <w:iCs/>
          <w:color w:val="000000" w:themeColor="text1"/>
          <w:sz w:val="24"/>
        </w:rPr>
        <w:t>Bacteroidetes</w:t>
      </w:r>
      <w:proofErr w:type="spellEnd"/>
      <w:r w:rsidR="006A34AB" w:rsidRPr="006A34AB">
        <w:rPr>
          <w:rFonts w:ascii="Times New Roman" w:hAnsi="Times New Roman" w:cs="Times New Roman"/>
          <w:i/>
          <w:iCs/>
          <w:color w:val="000000" w:themeColor="text1"/>
          <w:sz w:val="24"/>
        </w:rPr>
        <w:t xml:space="preserve"> </w:t>
      </w:r>
      <w:proofErr w:type="spellStart"/>
      <w:r w:rsidR="006A34AB" w:rsidRPr="006A34AB">
        <w:rPr>
          <w:rFonts w:ascii="Times New Roman" w:hAnsi="Times New Roman" w:cs="Times New Roman"/>
          <w:i/>
          <w:iCs/>
          <w:color w:val="000000" w:themeColor="text1"/>
          <w:sz w:val="24"/>
        </w:rPr>
        <w:t>Prevotella</w:t>
      </w:r>
      <w:proofErr w:type="spellEnd"/>
      <w:r w:rsidR="006A34AB" w:rsidRPr="006A34AB">
        <w:rPr>
          <w:rFonts w:ascii="Times New Roman" w:hAnsi="Times New Roman" w:cs="Times New Roman"/>
          <w:i/>
          <w:iCs/>
          <w:color w:val="000000" w:themeColor="text1"/>
          <w:sz w:val="24"/>
        </w:rPr>
        <w:t>,</w:t>
      </w:r>
      <w:r w:rsidR="00206A77">
        <w:rPr>
          <w:rFonts w:ascii="Times New Roman" w:hAnsi="Times New Roman" w:cs="Times New Roman"/>
          <w:i/>
          <w:iCs/>
          <w:color w:val="000000" w:themeColor="text1"/>
          <w:sz w:val="24"/>
        </w:rPr>
        <w:t xml:space="preserve"> </w:t>
      </w:r>
      <w:proofErr w:type="spellStart"/>
      <w:r w:rsidR="006A34AB" w:rsidRPr="006A34AB">
        <w:rPr>
          <w:rFonts w:ascii="Times New Roman" w:hAnsi="Times New Roman" w:cs="Times New Roman"/>
          <w:i/>
          <w:iCs/>
          <w:color w:val="000000" w:themeColor="text1"/>
          <w:sz w:val="24"/>
        </w:rPr>
        <w:t>Bacteroidetes</w:t>
      </w:r>
      <w:proofErr w:type="spellEnd"/>
      <w:r w:rsidR="006A34AB" w:rsidRPr="006A34AB">
        <w:rPr>
          <w:rFonts w:ascii="Times New Roman" w:hAnsi="Times New Roman" w:cs="Times New Roman"/>
          <w:i/>
          <w:iCs/>
          <w:color w:val="000000" w:themeColor="text1"/>
          <w:sz w:val="24"/>
        </w:rPr>
        <w:t xml:space="preserve"> Parabacteroides, </w:t>
      </w:r>
      <w:proofErr w:type="spellStart"/>
      <w:r w:rsidR="006A34AB" w:rsidRPr="006A34AB">
        <w:rPr>
          <w:rFonts w:ascii="Times New Roman" w:hAnsi="Times New Roman" w:cs="Times New Roman"/>
          <w:i/>
          <w:iCs/>
          <w:color w:val="000000" w:themeColor="text1"/>
          <w:sz w:val="24"/>
        </w:rPr>
        <w:t>Bacteroidetes</w:t>
      </w:r>
      <w:proofErr w:type="spellEnd"/>
      <w:r w:rsidR="006A34AB" w:rsidRPr="006A34AB">
        <w:rPr>
          <w:rFonts w:ascii="Times New Roman" w:hAnsi="Times New Roman" w:cs="Times New Roman"/>
          <w:i/>
          <w:iCs/>
          <w:color w:val="000000" w:themeColor="text1"/>
          <w:sz w:val="24"/>
        </w:rPr>
        <w:t xml:space="preserve">, and </w:t>
      </w:r>
      <w:proofErr w:type="spellStart"/>
      <w:r w:rsidR="006A34AB" w:rsidRPr="006A34AB">
        <w:rPr>
          <w:rFonts w:ascii="Times New Roman" w:hAnsi="Times New Roman" w:cs="Times New Roman"/>
          <w:i/>
          <w:iCs/>
          <w:color w:val="000000" w:themeColor="text1"/>
          <w:sz w:val="24"/>
        </w:rPr>
        <w:t>Bacteroidetes</w:t>
      </w:r>
      <w:proofErr w:type="spellEnd"/>
      <w:r w:rsidR="006A34AB" w:rsidRPr="006A34AB">
        <w:rPr>
          <w:rFonts w:ascii="Times New Roman" w:hAnsi="Times New Roman" w:cs="Times New Roman"/>
          <w:i/>
          <w:iCs/>
          <w:color w:val="000000" w:themeColor="text1"/>
          <w:sz w:val="24"/>
        </w:rPr>
        <w:t xml:space="preserve"> S24_7</w:t>
      </w:r>
      <w:r w:rsidR="006A34AB" w:rsidRPr="006A34AB">
        <w:rPr>
          <w:rFonts w:ascii="Times New Roman" w:hAnsi="Times New Roman" w:cs="Times New Roman"/>
          <w:color w:val="000000" w:themeColor="text1"/>
          <w:sz w:val="24"/>
        </w:rPr>
        <w:t xml:space="preserve"> were decreased, while </w:t>
      </w:r>
      <w:proofErr w:type="spellStart"/>
      <w:r w:rsidR="006A34AB" w:rsidRPr="006A34AB">
        <w:rPr>
          <w:rFonts w:ascii="Times New Roman" w:hAnsi="Times New Roman" w:cs="Times New Roman"/>
          <w:i/>
          <w:iCs/>
          <w:color w:val="000000" w:themeColor="text1"/>
          <w:sz w:val="24"/>
        </w:rPr>
        <w:t>Bacteroidetes</w:t>
      </w:r>
      <w:proofErr w:type="spellEnd"/>
      <w:r w:rsidR="006A34AB" w:rsidRPr="006A34AB">
        <w:rPr>
          <w:rFonts w:ascii="Times New Roman" w:hAnsi="Times New Roman" w:cs="Times New Roman"/>
          <w:i/>
          <w:iCs/>
          <w:color w:val="000000" w:themeColor="text1"/>
          <w:sz w:val="24"/>
        </w:rPr>
        <w:t xml:space="preserve"> </w:t>
      </w:r>
      <w:proofErr w:type="spellStart"/>
      <w:r w:rsidR="006A34AB" w:rsidRPr="006A34AB">
        <w:rPr>
          <w:rFonts w:ascii="Times New Roman" w:hAnsi="Times New Roman" w:cs="Times New Roman"/>
          <w:i/>
          <w:iCs/>
          <w:color w:val="000000" w:themeColor="text1"/>
          <w:sz w:val="24"/>
        </w:rPr>
        <w:t>Bacteroidales</w:t>
      </w:r>
      <w:proofErr w:type="spellEnd"/>
      <w:r w:rsidR="006A34AB" w:rsidRPr="006A34AB">
        <w:rPr>
          <w:rFonts w:ascii="Times New Roman" w:hAnsi="Times New Roman" w:cs="Times New Roman"/>
          <w:i/>
          <w:iCs/>
          <w:color w:val="000000" w:themeColor="text1"/>
          <w:sz w:val="24"/>
        </w:rPr>
        <w:t xml:space="preserve">, </w:t>
      </w:r>
      <w:proofErr w:type="spellStart"/>
      <w:r w:rsidR="006A34AB" w:rsidRPr="006A34AB">
        <w:rPr>
          <w:rFonts w:ascii="Times New Roman" w:hAnsi="Times New Roman" w:cs="Times New Roman"/>
          <w:i/>
          <w:iCs/>
          <w:color w:val="000000" w:themeColor="text1"/>
          <w:sz w:val="24"/>
        </w:rPr>
        <w:t>Firmicutes</w:t>
      </w:r>
      <w:proofErr w:type="spellEnd"/>
      <w:r w:rsidR="006A34AB" w:rsidRPr="006A34AB">
        <w:rPr>
          <w:rFonts w:ascii="Times New Roman" w:hAnsi="Times New Roman" w:cs="Times New Roman"/>
          <w:i/>
          <w:iCs/>
          <w:color w:val="000000" w:themeColor="text1"/>
          <w:sz w:val="24"/>
        </w:rPr>
        <w:t xml:space="preserve"> </w:t>
      </w:r>
      <w:proofErr w:type="spellStart"/>
      <w:r w:rsidR="006A34AB" w:rsidRPr="006A34AB">
        <w:rPr>
          <w:rFonts w:ascii="Times New Roman" w:hAnsi="Times New Roman" w:cs="Times New Roman"/>
          <w:i/>
          <w:iCs/>
          <w:color w:val="000000" w:themeColor="text1"/>
          <w:sz w:val="24"/>
        </w:rPr>
        <w:t>Clostridiales</w:t>
      </w:r>
      <w:proofErr w:type="spellEnd"/>
      <w:r w:rsidR="006A34AB" w:rsidRPr="006A34AB">
        <w:rPr>
          <w:rFonts w:ascii="Times New Roman" w:hAnsi="Times New Roman" w:cs="Times New Roman"/>
          <w:i/>
          <w:iCs/>
          <w:color w:val="000000" w:themeColor="text1"/>
          <w:sz w:val="24"/>
        </w:rPr>
        <w:t>,</w:t>
      </w:r>
      <w:r w:rsidR="00206A77">
        <w:rPr>
          <w:rFonts w:ascii="Times New Roman" w:hAnsi="Times New Roman" w:cs="Times New Roman"/>
          <w:i/>
          <w:iCs/>
          <w:color w:val="000000" w:themeColor="text1"/>
          <w:sz w:val="24"/>
        </w:rPr>
        <w:t xml:space="preserve"> </w:t>
      </w:r>
      <w:proofErr w:type="spellStart"/>
      <w:r w:rsidR="006A34AB" w:rsidRPr="006A34AB">
        <w:rPr>
          <w:rFonts w:ascii="Times New Roman" w:hAnsi="Times New Roman" w:cs="Times New Roman"/>
          <w:i/>
          <w:iCs/>
          <w:color w:val="000000" w:themeColor="text1"/>
          <w:sz w:val="24"/>
        </w:rPr>
        <w:t>Firmicutes</w:t>
      </w:r>
      <w:proofErr w:type="spellEnd"/>
      <w:r w:rsidR="006A34AB" w:rsidRPr="006A34AB">
        <w:rPr>
          <w:rFonts w:ascii="Times New Roman" w:hAnsi="Times New Roman" w:cs="Times New Roman"/>
          <w:i/>
          <w:iCs/>
          <w:color w:val="000000" w:themeColor="text1"/>
          <w:sz w:val="24"/>
        </w:rPr>
        <w:t xml:space="preserve"> </w:t>
      </w:r>
      <w:proofErr w:type="spellStart"/>
      <w:r w:rsidR="006A34AB" w:rsidRPr="006A34AB">
        <w:rPr>
          <w:rFonts w:ascii="Times New Roman" w:hAnsi="Times New Roman" w:cs="Times New Roman"/>
          <w:i/>
          <w:iCs/>
          <w:color w:val="000000" w:themeColor="text1"/>
          <w:sz w:val="24"/>
        </w:rPr>
        <w:t>Oscillospira</w:t>
      </w:r>
      <w:proofErr w:type="spellEnd"/>
      <w:r w:rsidR="006A34AB" w:rsidRPr="006A34AB">
        <w:rPr>
          <w:rFonts w:ascii="Times New Roman" w:hAnsi="Times New Roman" w:cs="Times New Roman"/>
          <w:i/>
          <w:iCs/>
          <w:color w:val="000000" w:themeColor="text1"/>
          <w:sz w:val="24"/>
        </w:rPr>
        <w:t xml:space="preserve">, </w:t>
      </w:r>
      <w:proofErr w:type="spellStart"/>
      <w:r w:rsidR="006A34AB" w:rsidRPr="006A34AB">
        <w:rPr>
          <w:rFonts w:ascii="Times New Roman" w:hAnsi="Times New Roman" w:cs="Times New Roman"/>
          <w:i/>
          <w:iCs/>
          <w:color w:val="000000" w:themeColor="text1"/>
          <w:sz w:val="24"/>
        </w:rPr>
        <w:t>Proteobacteria</w:t>
      </w:r>
      <w:proofErr w:type="spellEnd"/>
      <w:r w:rsidR="006A34AB" w:rsidRPr="006A34AB">
        <w:rPr>
          <w:rFonts w:ascii="Times New Roman" w:hAnsi="Times New Roman" w:cs="Times New Roman"/>
          <w:i/>
          <w:iCs/>
          <w:color w:val="000000" w:themeColor="text1"/>
          <w:sz w:val="24"/>
        </w:rPr>
        <w:t xml:space="preserve"> </w:t>
      </w:r>
      <w:proofErr w:type="spellStart"/>
      <w:r w:rsidR="006A34AB" w:rsidRPr="006A34AB">
        <w:rPr>
          <w:rFonts w:ascii="Times New Roman" w:hAnsi="Times New Roman" w:cs="Times New Roman"/>
          <w:i/>
          <w:iCs/>
          <w:color w:val="000000" w:themeColor="text1"/>
          <w:sz w:val="24"/>
        </w:rPr>
        <w:t>Desulfovibrionaceae</w:t>
      </w:r>
      <w:proofErr w:type="spellEnd"/>
      <w:r w:rsidR="006A34AB" w:rsidRPr="006A34AB">
        <w:rPr>
          <w:rFonts w:ascii="Times New Roman" w:hAnsi="Times New Roman" w:cs="Times New Roman"/>
          <w:i/>
          <w:iCs/>
          <w:color w:val="000000" w:themeColor="text1"/>
          <w:sz w:val="24"/>
        </w:rPr>
        <w:t xml:space="preserve">, and </w:t>
      </w:r>
      <w:proofErr w:type="spellStart"/>
      <w:r w:rsidR="006A34AB" w:rsidRPr="006A34AB">
        <w:rPr>
          <w:rFonts w:ascii="Times New Roman" w:hAnsi="Times New Roman" w:cs="Times New Roman"/>
          <w:i/>
          <w:iCs/>
          <w:color w:val="000000" w:themeColor="text1"/>
          <w:sz w:val="24"/>
        </w:rPr>
        <w:t>Tenericutes</w:t>
      </w:r>
      <w:proofErr w:type="spellEnd"/>
      <w:r w:rsidR="006A34AB" w:rsidRPr="006A34AB">
        <w:rPr>
          <w:rFonts w:ascii="Times New Roman" w:hAnsi="Times New Roman" w:cs="Times New Roman"/>
          <w:i/>
          <w:iCs/>
          <w:color w:val="000000" w:themeColor="text1"/>
          <w:sz w:val="24"/>
        </w:rPr>
        <w:t xml:space="preserve"> </w:t>
      </w:r>
      <w:proofErr w:type="spellStart"/>
      <w:r w:rsidR="006A34AB" w:rsidRPr="006A34AB">
        <w:rPr>
          <w:rFonts w:ascii="Times New Roman" w:hAnsi="Times New Roman" w:cs="Times New Roman"/>
          <w:i/>
          <w:iCs/>
          <w:color w:val="000000" w:themeColor="text1"/>
          <w:sz w:val="24"/>
        </w:rPr>
        <w:t>Anaeroplasma</w:t>
      </w:r>
      <w:proofErr w:type="spellEnd"/>
      <w:r w:rsidR="006A34AB" w:rsidRPr="006A34AB">
        <w:rPr>
          <w:rFonts w:ascii="Times New Roman" w:hAnsi="Times New Roman" w:cs="Times New Roman"/>
          <w:color w:val="000000" w:themeColor="text1"/>
          <w:sz w:val="24"/>
        </w:rPr>
        <w:t xml:space="preserve"> were increased. </w:t>
      </w:r>
      <w:r w:rsidR="00E20A85" w:rsidRPr="00E20A85">
        <w:rPr>
          <w:rFonts w:ascii="Times New Roman" w:hAnsi="Times New Roman" w:cs="Times New Roman"/>
          <w:b/>
          <w:bCs/>
          <w:sz w:val="24"/>
        </w:rPr>
        <w:t>Fig</w:t>
      </w:r>
      <w:r w:rsidR="00C22B02">
        <w:rPr>
          <w:rFonts w:ascii="Times New Roman" w:hAnsi="Times New Roman" w:cs="Times New Roman"/>
          <w:b/>
          <w:bCs/>
          <w:sz w:val="24"/>
        </w:rPr>
        <w:t>.</w:t>
      </w:r>
      <w:r w:rsidR="00E20A85" w:rsidRPr="00E20A85">
        <w:rPr>
          <w:rFonts w:ascii="Times New Roman" w:hAnsi="Times New Roman" w:cs="Times New Roman"/>
          <w:b/>
          <w:bCs/>
          <w:sz w:val="24"/>
        </w:rPr>
        <w:t xml:space="preserve"> 4 C, D</w:t>
      </w:r>
      <w:r w:rsidR="00E20A85">
        <w:rPr>
          <w:rFonts w:ascii="Times New Roman" w:hAnsi="Times New Roman" w:cs="Times New Roman"/>
          <w:sz w:val="24"/>
        </w:rPr>
        <w:t xml:space="preserve"> show t</w:t>
      </w:r>
      <w:r w:rsidR="005D4E7B">
        <w:rPr>
          <w:rFonts w:ascii="Times New Roman" w:hAnsi="Times New Roman" w:cs="Times New Roman"/>
          <w:sz w:val="24"/>
        </w:rPr>
        <w:t xml:space="preserve">he impact of </w:t>
      </w:r>
      <w:r w:rsidR="00996667" w:rsidRPr="007F3B3D">
        <w:rPr>
          <w:rFonts w:ascii="Times New Roman" w:hAnsi="Times New Roman" w:cs="Times New Roman"/>
          <w:sz w:val="24"/>
        </w:rPr>
        <w:t>PEITC</w:t>
      </w:r>
      <w:r w:rsidR="005D4E7B">
        <w:rPr>
          <w:rFonts w:ascii="Times New Roman" w:hAnsi="Times New Roman" w:cs="Times New Roman"/>
          <w:sz w:val="24"/>
        </w:rPr>
        <w:t xml:space="preserve"> diet </w:t>
      </w:r>
      <w:r w:rsidR="00E20A85">
        <w:rPr>
          <w:rFonts w:ascii="Times New Roman" w:hAnsi="Times New Roman" w:cs="Times New Roman"/>
          <w:sz w:val="24"/>
        </w:rPr>
        <w:t>by c</w:t>
      </w:r>
      <w:r w:rsidR="00E20A85" w:rsidRPr="006A34AB">
        <w:rPr>
          <w:rFonts w:ascii="Times New Roman" w:hAnsi="Times New Roman" w:cs="Times New Roman" w:hint="eastAsia"/>
          <w:color w:val="000000" w:themeColor="text1"/>
          <w:sz w:val="24"/>
        </w:rPr>
        <w:t>ompari</w:t>
      </w:r>
      <w:r w:rsidR="00E20A85" w:rsidRPr="006A34AB">
        <w:rPr>
          <w:rFonts w:ascii="Times New Roman" w:hAnsi="Times New Roman" w:cs="Times New Roman"/>
          <w:color w:val="000000" w:themeColor="text1"/>
          <w:sz w:val="24"/>
        </w:rPr>
        <w:t>ng</w:t>
      </w:r>
      <w:r w:rsidR="00E20A85" w:rsidRPr="006A34AB">
        <w:rPr>
          <w:rFonts w:ascii="Times New Roman" w:hAnsi="Times New Roman" w:cs="Times New Roman" w:hint="eastAsia"/>
          <w:color w:val="000000" w:themeColor="text1"/>
          <w:sz w:val="24"/>
        </w:rPr>
        <w:t xml:space="preserve"> </w:t>
      </w:r>
      <w:r w:rsidR="00E20A85" w:rsidRPr="006A34AB">
        <w:rPr>
          <w:rFonts w:ascii="Times New Roman" w:hAnsi="Times New Roman" w:cs="Times New Roman"/>
          <w:color w:val="000000" w:themeColor="text1"/>
          <w:sz w:val="24"/>
        </w:rPr>
        <w:t xml:space="preserve">the </w:t>
      </w:r>
      <w:r w:rsidR="00E20A85" w:rsidRPr="006A34AB">
        <w:rPr>
          <w:rFonts w:ascii="Times New Roman" w:hAnsi="Times New Roman" w:cs="Times New Roman" w:hint="eastAsia"/>
          <w:color w:val="000000" w:themeColor="text1"/>
          <w:sz w:val="24"/>
        </w:rPr>
        <w:t xml:space="preserve">microbiota </w:t>
      </w:r>
      <w:r w:rsidR="00E20A85">
        <w:rPr>
          <w:rFonts w:ascii="Times New Roman" w:hAnsi="Times New Roman" w:cs="Times New Roman"/>
          <w:color w:val="000000" w:themeColor="text1"/>
          <w:sz w:val="24"/>
        </w:rPr>
        <w:t xml:space="preserve">for control diet at base line </w:t>
      </w:r>
      <w:r w:rsidR="00E20A85" w:rsidRPr="006A34AB">
        <w:rPr>
          <w:rFonts w:ascii="Times New Roman" w:hAnsi="Times New Roman" w:cs="Times New Roman" w:hint="eastAsia"/>
          <w:color w:val="000000" w:themeColor="text1"/>
          <w:sz w:val="24"/>
        </w:rPr>
        <w:t xml:space="preserve">Week 0 </w:t>
      </w:r>
      <w:r w:rsidR="00E20A85">
        <w:rPr>
          <w:rFonts w:ascii="Times New Roman" w:hAnsi="Times New Roman" w:cs="Times New Roman"/>
          <w:color w:val="000000" w:themeColor="text1"/>
          <w:sz w:val="24"/>
        </w:rPr>
        <w:t xml:space="preserve">shown </w:t>
      </w:r>
      <w:r w:rsidR="00E20A85" w:rsidRPr="006A34AB">
        <w:rPr>
          <w:rFonts w:ascii="Times New Roman" w:hAnsi="Times New Roman" w:cs="Times New Roman" w:hint="eastAsia"/>
          <w:color w:val="000000" w:themeColor="text1"/>
          <w:sz w:val="24"/>
        </w:rPr>
        <w:t>in red</w:t>
      </w:r>
      <w:r w:rsidR="00E20A85">
        <w:rPr>
          <w:rFonts w:ascii="Times New Roman" w:hAnsi="Times New Roman" w:cs="Times New Roman"/>
          <w:color w:val="000000" w:themeColor="text1"/>
          <w:sz w:val="24"/>
        </w:rPr>
        <w:t xml:space="preserve"> and at W</w:t>
      </w:r>
      <w:r w:rsidR="00E20A85" w:rsidRPr="006A34AB">
        <w:rPr>
          <w:rFonts w:ascii="Times New Roman" w:hAnsi="Times New Roman" w:cs="Times New Roman" w:hint="eastAsia"/>
          <w:color w:val="000000" w:themeColor="text1"/>
          <w:sz w:val="24"/>
        </w:rPr>
        <w:t xml:space="preserve">eek 1 or </w:t>
      </w:r>
      <w:r w:rsidR="00E20A85">
        <w:rPr>
          <w:rFonts w:ascii="Times New Roman" w:hAnsi="Times New Roman" w:cs="Times New Roman"/>
          <w:color w:val="000000" w:themeColor="text1"/>
          <w:sz w:val="24"/>
        </w:rPr>
        <w:t>W</w:t>
      </w:r>
      <w:r w:rsidR="00E20A85" w:rsidRPr="006A34AB">
        <w:rPr>
          <w:rFonts w:ascii="Times New Roman" w:hAnsi="Times New Roman" w:cs="Times New Roman" w:hint="eastAsia"/>
          <w:color w:val="000000" w:themeColor="text1"/>
          <w:sz w:val="24"/>
        </w:rPr>
        <w:t xml:space="preserve">eek 4 </w:t>
      </w:r>
      <w:r w:rsidR="00E20A85">
        <w:rPr>
          <w:rFonts w:ascii="Times New Roman" w:hAnsi="Times New Roman" w:cs="Times New Roman"/>
          <w:color w:val="000000" w:themeColor="text1"/>
          <w:sz w:val="24"/>
        </w:rPr>
        <w:t xml:space="preserve">shown </w:t>
      </w:r>
      <w:r w:rsidR="00E20A85" w:rsidRPr="006A34AB">
        <w:rPr>
          <w:rFonts w:ascii="Times New Roman" w:hAnsi="Times New Roman" w:cs="Times New Roman" w:hint="eastAsia"/>
          <w:color w:val="000000" w:themeColor="text1"/>
          <w:sz w:val="24"/>
        </w:rPr>
        <w:t>in green</w:t>
      </w:r>
      <w:r w:rsidR="00E20A85">
        <w:rPr>
          <w:rFonts w:ascii="Times New Roman" w:hAnsi="Times New Roman" w:cs="Times New Roman"/>
          <w:color w:val="000000" w:themeColor="text1"/>
          <w:sz w:val="24"/>
        </w:rPr>
        <w:t xml:space="preserve"> and </w:t>
      </w:r>
      <w:r w:rsidR="00E20A85" w:rsidRPr="009C5120">
        <w:rPr>
          <w:rFonts w:ascii="Times New Roman" w:hAnsi="Times New Roman" w:cs="Times New Roman"/>
          <w:b/>
          <w:bCs/>
          <w:color w:val="000000" w:themeColor="text1"/>
          <w:sz w:val="24"/>
        </w:rPr>
        <w:t>Table 2</w:t>
      </w:r>
      <w:r w:rsidR="00E20A85">
        <w:rPr>
          <w:rFonts w:ascii="Times New Roman" w:hAnsi="Times New Roman" w:cs="Times New Roman"/>
          <w:color w:val="000000" w:themeColor="text1"/>
          <w:sz w:val="24"/>
        </w:rPr>
        <w:t xml:space="preserve"> summarizes the results for the combined Nrf2 WT and KO. </w:t>
      </w:r>
      <w:proofErr w:type="spellStart"/>
      <w:r w:rsidR="00996667" w:rsidRPr="007F3B3D">
        <w:rPr>
          <w:rFonts w:ascii="Times New Roman" w:hAnsi="Times New Roman" w:cs="Times New Roman"/>
          <w:i/>
          <w:sz w:val="24"/>
        </w:rPr>
        <w:t>Firmicutes</w:t>
      </w:r>
      <w:proofErr w:type="spellEnd"/>
      <w:r w:rsidR="00996667" w:rsidRPr="007F3B3D">
        <w:rPr>
          <w:rFonts w:ascii="Times New Roman" w:hAnsi="Times New Roman" w:cs="Times New Roman"/>
          <w:i/>
          <w:sz w:val="24"/>
        </w:rPr>
        <w:t xml:space="preserve"> </w:t>
      </w:r>
      <w:proofErr w:type="spellStart"/>
      <w:r w:rsidR="00DD5D22" w:rsidRPr="007F3B3D">
        <w:rPr>
          <w:rFonts w:ascii="Times New Roman" w:hAnsi="Times New Roman" w:cs="Times New Roman"/>
          <w:i/>
          <w:sz w:val="24"/>
        </w:rPr>
        <w:t>R</w:t>
      </w:r>
      <w:r w:rsidR="00996667" w:rsidRPr="007F3B3D">
        <w:rPr>
          <w:rFonts w:ascii="Times New Roman" w:hAnsi="Times New Roman" w:cs="Times New Roman"/>
          <w:i/>
          <w:sz w:val="24"/>
        </w:rPr>
        <w:t>uminococcus</w:t>
      </w:r>
      <w:proofErr w:type="spellEnd"/>
      <w:r w:rsidR="00996667" w:rsidRPr="007F3B3D">
        <w:rPr>
          <w:rFonts w:ascii="Times New Roman" w:hAnsi="Times New Roman" w:cs="Times New Roman"/>
          <w:sz w:val="24"/>
        </w:rPr>
        <w:t xml:space="preserve"> and </w:t>
      </w:r>
      <w:proofErr w:type="spellStart"/>
      <w:r w:rsidR="00996667" w:rsidRPr="007F3B3D">
        <w:rPr>
          <w:rFonts w:ascii="Times New Roman" w:hAnsi="Times New Roman" w:cs="Times New Roman"/>
          <w:i/>
          <w:sz w:val="24"/>
        </w:rPr>
        <w:t>Bacteroidetes</w:t>
      </w:r>
      <w:proofErr w:type="spellEnd"/>
      <w:r w:rsidR="00996667" w:rsidRPr="007F3B3D">
        <w:rPr>
          <w:rFonts w:ascii="Times New Roman" w:hAnsi="Times New Roman" w:cs="Times New Roman"/>
          <w:sz w:val="24"/>
        </w:rPr>
        <w:t xml:space="preserve"> </w:t>
      </w:r>
      <w:r w:rsidR="00996667" w:rsidRPr="007F3B3D">
        <w:rPr>
          <w:rFonts w:ascii="Times New Roman" w:hAnsi="Times New Roman" w:cs="Times New Roman"/>
          <w:i/>
          <w:sz w:val="24"/>
        </w:rPr>
        <w:t>S24_7</w:t>
      </w:r>
      <w:r w:rsidR="00996667" w:rsidRPr="007F3B3D">
        <w:rPr>
          <w:rFonts w:ascii="Times New Roman" w:hAnsi="Times New Roman" w:cs="Times New Roman"/>
          <w:sz w:val="24"/>
        </w:rPr>
        <w:t xml:space="preserve"> </w:t>
      </w:r>
      <w:r w:rsidR="00996667" w:rsidRPr="0049107D">
        <w:rPr>
          <w:rFonts w:ascii="Times New Roman" w:hAnsi="Times New Roman" w:cs="Times New Roman"/>
          <w:sz w:val="24"/>
          <w:highlight w:val="yellow"/>
        </w:rPr>
        <w:t>were significantly increased and decreased</w:t>
      </w:r>
      <w:r w:rsidR="00996667" w:rsidRPr="007F3B3D">
        <w:rPr>
          <w:rFonts w:ascii="Times New Roman" w:hAnsi="Times New Roman" w:cs="Times New Roman"/>
          <w:sz w:val="24"/>
        </w:rPr>
        <w:t xml:space="preserve"> </w:t>
      </w:r>
      <w:r w:rsidR="008C65B3" w:rsidRPr="007F3B3D">
        <w:rPr>
          <w:rFonts w:ascii="Times New Roman" w:hAnsi="Times New Roman" w:cs="Times New Roman"/>
          <w:sz w:val="24"/>
        </w:rPr>
        <w:t xml:space="preserve">at both </w:t>
      </w:r>
      <w:r w:rsidR="00E20A85">
        <w:rPr>
          <w:rFonts w:ascii="Times New Roman" w:hAnsi="Times New Roman" w:cs="Times New Roman"/>
          <w:sz w:val="24"/>
        </w:rPr>
        <w:t>W</w:t>
      </w:r>
      <w:r w:rsidR="008C65B3" w:rsidRPr="007F3B3D">
        <w:rPr>
          <w:rFonts w:ascii="Times New Roman" w:hAnsi="Times New Roman" w:cs="Times New Roman"/>
          <w:sz w:val="24"/>
        </w:rPr>
        <w:t xml:space="preserve">eek 1 and </w:t>
      </w:r>
      <w:r w:rsidR="00E20A85">
        <w:rPr>
          <w:rFonts w:ascii="Times New Roman" w:hAnsi="Times New Roman" w:cs="Times New Roman"/>
          <w:sz w:val="24"/>
        </w:rPr>
        <w:t>W</w:t>
      </w:r>
      <w:r w:rsidR="008C65B3" w:rsidRPr="007F3B3D">
        <w:rPr>
          <w:rFonts w:ascii="Times New Roman" w:hAnsi="Times New Roman" w:cs="Times New Roman"/>
          <w:sz w:val="24"/>
        </w:rPr>
        <w:t>eek 4.</w:t>
      </w:r>
      <w:r w:rsidR="00DF48DA" w:rsidRPr="007F3B3D">
        <w:rPr>
          <w:rFonts w:ascii="Times New Roman" w:hAnsi="Times New Roman" w:cs="Times New Roman"/>
          <w:sz w:val="24"/>
        </w:rPr>
        <w:t xml:space="preserve"> Some microbiotas were uniquely correlated with diet. </w:t>
      </w:r>
      <w:proofErr w:type="spellStart"/>
      <w:r w:rsidR="00CC2713" w:rsidRPr="007F3B3D">
        <w:rPr>
          <w:rFonts w:ascii="Times New Roman" w:hAnsi="Times New Roman" w:cs="Times New Roman"/>
          <w:i/>
          <w:sz w:val="24"/>
        </w:rPr>
        <w:t>Bacteroidetes</w:t>
      </w:r>
      <w:proofErr w:type="spellEnd"/>
      <w:r w:rsidR="00CC2713" w:rsidRPr="007F3B3D">
        <w:rPr>
          <w:rFonts w:ascii="Times New Roman" w:hAnsi="Times New Roman" w:cs="Times New Roman"/>
          <w:i/>
          <w:sz w:val="24"/>
        </w:rPr>
        <w:t xml:space="preserve"> </w:t>
      </w:r>
      <w:proofErr w:type="spellStart"/>
      <w:r w:rsidR="00CC2713" w:rsidRPr="007F3B3D">
        <w:rPr>
          <w:rFonts w:ascii="Times New Roman" w:hAnsi="Times New Roman" w:cs="Times New Roman"/>
          <w:i/>
          <w:sz w:val="24"/>
        </w:rPr>
        <w:t>Odoribacter</w:t>
      </w:r>
      <w:proofErr w:type="spellEnd"/>
      <w:r w:rsidR="00CC2713" w:rsidRPr="007F3B3D">
        <w:rPr>
          <w:rFonts w:ascii="Times New Roman" w:hAnsi="Times New Roman" w:cs="Times New Roman"/>
          <w:sz w:val="24"/>
        </w:rPr>
        <w:t xml:space="preserve">, </w:t>
      </w:r>
      <w:proofErr w:type="spellStart"/>
      <w:r w:rsidR="00CC2713" w:rsidRPr="007F3B3D">
        <w:rPr>
          <w:rFonts w:ascii="Times New Roman" w:hAnsi="Times New Roman" w:cs="Times New Roman"/>
          <w:i/>
          <w:sz w:val="24"/>
        </w:rPr>
        <w:t>Tenericutes</w:t>
      </w:r>
      <w:proofErr w:type="spellEnd"/>
      <w:r w:rsidR="00CC2713" w:rsidRPr="007F3B3D">
        <w:rPr>
          <w:rFonts w:ascii="Times New Roman" w:hAnsi="Times New Roman" w:cs="Times New Roman"/>
          <w:i/>
          <w:sz w:val="24"/>
        </w:rPr>
        <w:t xml:space="preserve"> </w:t>
      </w:r>
      <w:proofErr w:type="spellStart"/>
      <w:r w:rsidR="00CC2713" w:rsidRPr="007F3B3D">
        <w:rPr>
          <w:rFonts w:ascii="Times New Roman" w:hAnsi="Times New Roman" w:cs="Times New Roman"/>
          <w:i/>
          <w:sz w:val="24"/>
        </w:rPr>
        <w:t>Mycoplasmataceae</w:t>
      </w:r>
      <w:proofErr w:type="spellEnd"/>
      <w:r w:rsidR="00DF48DA" w:rsidRPr="007F3B3D">
        <w:rPr>
          <w:rFonts w:ascii="Times New Roman" w:hAnsi="Times New Roman" w:cs="Times New Roman"/>
          <w:sz w:val="24"/>
        </w:rPr>
        <w:t xml:space="preserve">, </w:t>
      </w:r>
      <w:proofErr w:type="spellStart"/>
      <w:r w:rsidR="00CC2713" w:rsidRPr="007F3B3D">
        <w:rPr>
          <w:rFonts w:ascii="Times New Roman" w:hAnsi="Times New Roman" w:cs="Times New Roman"/>
          <w:i/>
          <w:sz w:val="24"/>
        </w:rPr>
        <w:t>Proteobacteria</w:t>
      </w:r>
      <w:proofErr w:type="spellEnd"/>
      <w:r w:rsidR="00CC2713" w:rsidRPr="007F3B3D">
        <w:rPr>
          <w:rFonts w:ascii="Times New Roman" w:hAnsi="Times New Roman" w:cs="Times New Roman"/>
          <w:i/>
          <w:sz w:val="24"/>
        </w:rPr>
        <w:t xml:space="preserve"> </w:t>
      </w:r>
      <w:proofErr w:type="spellStart"/>
      <w:r w:rsidR="00CC2713" w:rsidRPr="007F3B3D">
        <w:rPr>
          <w:rFonts w:ascii="Times New Roman" w:hAnsi="Times New Roman" w:cs="Times New Roman"/>
          <w:i/>
          <w:sz w:val="24"/>
        </w:rPr>
        <w:t>Desulfovibrionaceae</w:t>
      </w:r>
      <w:proofErr w:type="spellEnd"/>
      <w:r w:rsidR="00CC2713" w:rsidRPr="007F3B3D">
        <w:rPr>
          <w:rFonts w:ascii="Times New Roman" w:hAnsi="Times New Roman" w:cs="Times New Roman"/>
          <w:sz w:val="24"/>
        </w:rPr>
        <w:t xml:space="preserve"> were significantl</w:t>
      </w:r>
      <w:r w:rsidR="00DF48DA" w:rsidRPr="007F3B3D">
        <w:rPr>
          <w:rFonts w:ascii="Times New Roman" w:hAnsi="Times New Roman" w:cs="Times New Roman"/>
          <w:sz w:val="24"/>
        </w:rPr>
        <w:t xml:space="preserve">y increased </w:t>
      </w:r>
      <w:r w:rsidR="00E20A85">
        <w:rPr>
          <w:rFonts w:ascii="Times New Roman" w:hAnsi="Times New Roman" w:cs="Times New Roman"/>
          <w:sz w:val="24"/>
        </w:rPr>
        <w:t xml:space="preserve">with control </w:t>
      </w:r>
      <w:r w:rsidR="00DF48DA" w:rsidRPr="007F3B3D">
        <w:rPr>
          <w:rFonts w:ascii="Times New Roman" w:hAnsi="Times New Roman" w:cs="Times New Roman"/>
          <w:sz w:val="24"/>
        </w:rPr>
        <w:t xml:space="preserve">AIN93M diet, </w:t>
      </w:r>
      <w:r w:rsidR="00E20A85">
        <w:rPr>
          <w:rFonts w:ascii="Times New Roman" w:hAnsi="Times New Roman" w:cs="Times New Roman"/>
          <w:sz w:val="24"/>
        </w:rPr>
        <w:t xml:space="preserve">while </w:t>
      </w:r>
      <w:proofErr w:type="spellStart"/>
      <w:r w:rsidR="00B06DC9" w:rsidRPr="007F3B3D">
        <w:rPr>
          <w:rFonts w:ascii="Times New Roman" w:hAnsi="Times New Roman" w:cs="Times New Roman"/>
          <w:i/>
          <w:sz w:val="24"/>
        </w:rPr>
        <w:t>Firmicutes</w:t>
      </w:r>
      <w:proofErr w:type="spellEnd"/>
      <w:r w:rsidR="00B06DC9" w:rsidRPr="007F3B3D">
        <w:rPr>
          <w:rFonts w:ascii="Times New Roman" w:hAnsi="Times New Roman" w:cs="Times New Roman"/>
          <w:i/>
          <w:sz w:val="24"/>
        </w:rPr>
        <w:t xml:space="preserve"> </w:t>
      </w:r>
      <w:proofErr w:type="spellStart"/>
      <w:r w:rsidR="00B06DC9" w:rsidRPr="007F3B3D">
        <w:rPr>
          <w:rFonts w:ascii="Times New Roman" w:hAnsi="Times New Roman" w:cs="Times New Roman"/>
          <w:i/>
          <w:sz w:val="24"/>
        </w:rPr>
        <w:t>Clostridiales</w:t>
      </w:r>
      <w:proofErr w:type="spellEnd"/>
      <w:r w:rsidR="00B06DC9" w:rsidRPr="007F3B3D">
        <w:rPr>
          <w:rFonts w:ascii="Times New Roman" w:hAnsi="Times New Roman" w:cs="Times New Roman"/>
          <w:sz w:val="24"/>
        </w:rPr>
        <w:t xml:space="preserve">, </w:t>
      </w:r>
      <w:proofErr w:type="spellStart"/>
      <w:r w:rsidR="00B06DC9" w:rsidRPr="00872B6A">
        <w:rPr>
          <w:rFonts w:ascii="Times New Roman" w:hAnsi="Times New Roman" w:cs="Times New Roman"/>
          <w:i/>
          <w:sz w:val="24"/>
        </w:rPr>
        <w:t>Firmicutes</w:t>
      </w:r>
      <w:proofErr w:type="spellEnd"/>
      <w:r w:rsidR="00B06DC9" w:rsidRPr="00872B6A">
        <w:rPr>
          <w:rFonts w:ascii="Times New Roman" w:hAnsi="Times New Roman" w:cs="Times New Roman"/>
          <w:i/>
          <w:sz w:val="24"/>
        </w:rPr>
        <w:t xml:space="preserve"> </w:t>
      </w:r>
      <w:proofErr w:type="spellStart"/>
      <w:r w:rsidR="00B06DC9" w:rsidRPr="00872B6A">
        <w:rPr>
          <w:rFonts w:ascii="Times New Roman" w:hAnsi="Times New Roman" w:cs="Times New Roman"/>
          <w:i/>
          <w:sz w:val="24"/>
        </w:rPr>
        <w:t>Ruminococcus</w:t>
      </w:r>
      <w:proofErr w:type="spellEnd"/>
      <w:r w:rsidR="00B06DC9" w:rsidRPr="00872B6A">
        <w:rPr>
          <w:rFonts w:ascii="Times New Roman" w:hAnsi="Times New Roman" w:cs="Times New Roman"/>
          <w:sz w:val="24"/>
        </w:rPr>
        <w:t xml:space="preserve"> and </w:t>
      </w:r>
      <w:proofErr w:type="spellStart"/>
      <w:r w:rsidR="00DF48DA" w:rsidRPr="00872B6A">
        <w:rPr>
          <w:rFonts w:ascii="Times New Roman" w:hAnsi="Times New Roman" w:cs="Times New Roman"/>
          <w:i/>
          <w:sz w:val="24"/>
        </w:rPr>
        <w:t>A</w:t>
      </w:r>
      <w:r w:rsidR="00B06DC9" w:rsidRPr="00872B6A">
        <w:rPr>
          <w:rFonts w:ascii="Times New Roman" w:hAnsi="Times New Roman" w:cs="Times New Roman"/>
          <w:i/>
          <w:sz w:val="24"/>
        </w:rPr>
        <w:t>cidobacteria</w:t>
      </w:r>
      <w:proofErr w:type="spellEnd"/>
      <w:r w:rsidR="00B06DC9" w:rsidRPr="00872B6A">
        <w:rPr>
          <w:rFonts w:ascii="Times New Roman" w:hAnsi="Times New Roman" w:cs="Times New Roman"/>
          <w:i/>
          <w:sz w:val="24"/>
        </w:rPr>
        <w:t xml:space="preserve"> </w:t>
      </w:r>
      <w:proofErr w:type="spellStart"/>
      <w:r w:rsidR="00B06DC9" w:rsidRPr="00872B6A">
        <w:rPr>
          <w:rFonts w:ascii="Times New Roman" w:hAnsi="Times New Roman" w:cs="Times New Roman"/>
          <w:i/>
          <w:sz w:val="24"/>
        </w:rPr>
        <w:t>Ellin</w:t>
      </w:r>
      <w:proofErr w:type="spellEnd"/>
      <w:r w:rsidR="00FB764B" w:rsidRPr="00872B6A">
        <w:rPr>
          <w:rFonts w:ascii="Times New Roman" w:hAnsi="Times New Roman" w:cs="Times New Roman"/>
          <w:i/>
          <w:sz w:val="24"/>
        </w:rPr>
        <w:t xml:space="preserve"> </w:t>
      </w:r>
      <w:r w:rsidR="00B06DC9" w:rsidRPr="00872B6A">
        <w:rPr>
          <w:rFonts w:ascii="Times New Roman" w:hAnsi="Times New Roman" w:cs="Times New Roman"/>
          <w:i/>
          <w:sz w:val="24"/>
        </w:rPr>
        <w:t>6075</w:t>
      </w:r>
      <w:r w:rsidR="00B06DC9" w:rsidRPr="00872B6A">
        <w:rPr>
          <w:rFonts w:ascii="Times New Roman" w:hAnsi="Times New Roman" w:cs="Times New Roman"/>
          <w:sz w:val="24"/>
        </w:rPr>
        <w:t xml:space="preserve"> were significantly increased by PEITC </w:t>
      </w:r>
      <w:r w:rsidR="00E20A85" w:rsidRPr="00872B6A">
        <w:rPr>
          <w:rFonts w:ascii="Times New Roman" w:hAnsi="Times New Roman" w:cs="Times New Roman"/>
          <w:sz w:val="24"/>
        </w:rPr>
        <w:t xml:space="preserve">diet </w:t>
      </w:r>
      <w:r w:rsidR="00B06DC9" w:rsidRPr="00872B6A">
        <w:rPr>
          <w:rFonts w:ascii="Times New Roman" w:hAnsi="Times New Roman" w:cs="Times New Roman"/>
          <w:sz w:val="24"/>
        </w:rPr>
        <w:t xml:space="preserve">at </w:t>
      </w:r>
      <w:r w:rsidR="001D5779" w:rsidRPr="00872B6A">
        <w:rPr>
          <w:rFonts w:ascii="Times New Roman" w:hAnsi="Times New Roman" w:cs="Times New Roman"/>
          <w:sz w:val="24"/>
        </w:rPr>
        <w:t>either</w:t>
      </w:r>
      <w:r w:rsidR="00E20A85" w:rsidRPr="00872B6A">
        <w:rPr>
          <w:rFonts w:ascii="Times New Roman" w:hAnsi="Times New Roman" w:cs="Times New Roman"/>
          <w:sz w:val="24"/>
        </w:rPr>
        <w:t xml:space="preserve"> W</w:t>
      </w:r>
      <w:r w:rsidR="00B06DC9" w:rsidRPr="00872B6A">
        <w:rPr>
          <w:rFonts w:ascii="Times New Roman" w:hAnsi="Times New Roman" w:cs="Times New Roman"/>
          <w:sz w:val="24"/>
        </w:rPr>
        <w:t>eek</w:t>
      </w:r>
      <w:r w:rsidR="001D5779" w:rsidRPr="00872B6A">
        <w:rPr>
          <w:rFonts w:ascii="Times New Roman" w:hAnsi="Times New Roman" w:cs="Times New Roman"/>
          <w:sz w:val="24"/>
        </w:rPr>
        <w:t xml:space="preserve"> 1</w:t>
      </w:r>
      <w:r w:rsidR="00B06DC9" w:rsidRPr="00872B6A">
        <w:rPr>
          <w:rFonts w:ascii="Times New Roman" w:hAnsi="Times New Roman" w:cs="Times New Roman"/>
          <w:sz w:val="24"/>
        </w:rPr>
        <w:t xml:space="preserve"> or </w:t>
      </w:r>
      <w:r w:rsidR="00E20A85" w:rsidRPr="00872B6A">
        <w:rPr>
          <w:rFonts w:ascii="Times New Roman" w:hAnsi="Times New Roman" w:cs="Times New Roman"/>
          <w:sz w:val="24"/>
        </w:rPr>
        <w:t>W</w:t>
      </w:r>
      <w:r w:rsidR="00B06DC9" w:rsidRPr="00872B6A">
        <w:rPr>
          <w:rFonts w:ascii="Times New Roman" w:hAnsi="Times New Roman" w:cs="Times New Roman"/>
          <w:sz w:val="24"/>
        </w:rPr>
        <w:t>eek 4.</w:t>
      </w:r>
    </w:p>
    <w:p w14:paraId="321F886F" w14:textId="77777777" w:rsidR="009457D8" w:rsidRPr="007F3B3D" w:rsidRDefault="009457D8" w:rsidP="006B5DF1">
      <w:pPr>
        <w:spacing w:line="360" w:lineRule="auto"/>
        <w:rPr>
          <w:rFonts w:ascii="Times New Roman" w:hAnsi="Times New Roman" w:cs="Times New Roman"/>
          <w:sz w:val="24"/>
        </w:rPr>
      </w:pPr>
    </w:p>
    <w:p w14:paraId="497B0FB4" w14:textId="592A6D05" w:rsidR="00F033E5" w:rsidRDefault="007F3B3D" w:rsidP="000B4D88">
      <w:pPr>
        <w:pStyle w:val="2"/>
      </w:pPr>
      <w:bookmarkStart w:id="66" w:name="_Toc69294833"/>
      <w:bookmarkStart w:id="67" w:name="_Toc76818028"/>
      <w:r w:rsidRPr="007F3B3D">
        <w:t>3.</w:t>
      </w:r>
      <w:r w:rsidR="00B1548B">
        <w:t>3</w:t>
      </w:r>
      <w:r w:rsidRPr="007F3B3D">
        <w:t xml:space="preserve"> </w:t>
      </w:r>
      <w:r w:rsidR="000915FE">
        <w:t>G</w:t>
      </w:r>
      <w:r w:rsidR="00F033E5" w:rsidRPr="007F3B3D">
        <w:t xml:space="preserve">ut microbiota </w:t>
      </w:r>
      <w:r w:rsidR="000915FE">
        <w:t xml:space="preserve">profiles altered </w:t>
      </w:r>
      <w:r w:rsidR="00F033E5" w:rsidRPr="007F3B3D">
        <w:t xml:space="preserve">between </w:t>
      </w:r>
      <w:r w:rsidR="000915FE">
        <w:t xml:space="preserve">Nrf2 KO and WT </w:t>
      </w:r>
      <w:r w:rsidR="00F033E5" w:rsidRPr="007F3B3D">
        <w:t>genotypes</w:t>
      </w:r>
      <w:bookmarkEnd w:id="66"/>
      <w:bookmarkEnd w:id="67"/>
    </w:p>
    <w:p w14:paraId="4BA54217" w14:textId="77777777" w:rsidR="000B4D88" w:rsidRPr="000B4D88" w:rsidRDefault="000B4D88" w:rsidP="000B4D88"/>
    <w:p w14:paraId="37BE6800" w14:textId="0C01D731" w:rsidR="00F3196A" w:rsidRDefault="00F3196A" w:rsidP="006B5DF1">
      <w:pPr>
        <w:spacing w:line="360" w:lineRule="auto"/>
        <w:rPr>
          <w:rFonts w:ascii="Times New Roman" w:hAnsi="Times New Roman" w:cs="Times New Roman"/>
          <w:sz w:val="24"/>
        </w:rPr>
      </w:pPr>
    </w:p>
    <w:p w14:paraId="3DA9266D" w14:textId="1DE54E10" w:rsidR="006823EC" w:rsidRDefault="006823EC" w:rsidP="000B4D88">
      <w:pPr>
        <w:pStyle w:val="2"/>
      </w:pPr>
      <w:bookmarkStart w:id="68" w:name="_Toc69294834"/>
      <w:bookmarkStart w:id="69" w:name="_Toc76818029"/>
      <w:r w:rsidRPr="009D04D4">
        <w:lastRenderedPageBreak/>
        <w:t xml:space="preserve">3.4 </w:t>
      </w:r>
      <w:r w:rsidRPr="009D04D4">
        <w:rPr>
          <w:i/>
          <w:iCs/>
        </w:rPr>
        <w:t>Bacteroidetes</w:t>
      </w:r>
      <w:r w:rsidRPr="009D04D4">
        <w:t>/</w:t>
      </w:r>
      <w:r w:rsidRPr="009D04D4">
        <w:rPr>
          <w:i/>
          <w:iCs/>
        </w:rPr>
        <w:t>Firmicutes</w:t>
      </w:r>
      <w:r w:rsidRPr="009D04D4">
        <w:t xml:space="preserve"> ratio </w:t>
      </w:r>
      <w:r w:rsidR="00F46EFF" w:rsidRPr="009D04D4">
        <w:t>altering by genotype, time and dietary treatment</w:t>
      </w:r>
      <w:bookmarkEnd w:id="68"/>
      <w:bookmarkEnd w:id="69"/>
    </w:p>
    <w:p w14:paraId="00F09043" w14:textId="77777777" w:rsidR="000B4D88" w:rsidRPr="000B4D88" w:rsidRDefault="000B4D88" w:rsidP="000B4D88"/>
    <w:p w14:paraId="0554ECE8" w14:textId="0AE50379" w:rsidR="00F46EFF" w:rsidRPr="009D04D4" w:rsidRDefault="00F46EFF" w:rsidP="006B5DF1">
      <w:pPr>
        <w:spacing w:line="360" w:lineRule="auto"/>
        <w:rPr>
          <w:rFonts w:ascii="Times New Roman" w:hAnsi="Times New Roman" w:cs="Times New Roman"/>
          <w:sz w:val="24"/>
        </w:rPr>
      </w:pPr>
      <w:r w:rsidRPr="009D04D4">
        <w:rPr>
          <w:rFonts w:ascii="Times New Roman" w:hAnsi="Times New Roman" w:cs="Times New Roman"/>
          <w:sz w:val="24"/>
        </w:rPr>
        <w:t>The ratio of Bacteroidetes versus Firmicutes</w:t>
      </w:r>
      <w:r w:rsidR="00121091" w:rsidRPr="009D04D4">
        <w:rPr>
          <w:rFonts w:ascii="Times New Roman" w:hAnsi="Times New Roman" w:cs="Times New Roman"/>
          <w:sz w:val="24"/>
        </w:rPr>
        <w:t xml:space="preserve"> </w:t>
      </w:r>
      <w:r w:rsidR="00971172" w:rsidRPr="009D04D4">
        <w:rPr>
          <w:rFonts w:ascii="Times New Roman" w:hAnsi="Times New Roman" w:cs="Times New Roman"/>
          <w:sz w:val="24"/>
        </w:rPr>
        <w:t xml:space="preserve">shows association with certain biological activity including aging and body mass index changes </w:t>
      </w:r>
      <w:r w:rsidR="00A45197" w:rsidRPr="009D04D4">
        <w:rPr>
          <w:rFonts w:ascii="Times New Roman" w:hAnsi="Times New Roman" w:cs="Times New Roman"/>
          <w:sz w:val="24"/>
        </w:rPr>
        <w:fldChar w:fldCharType="begin">
          <w:fldData xml:space="preserve">PEVuZE5vdGU+PENpdGU+PEF1dGhvcj5Lb2xpYWRhPC9BdXRob3I+PFllYXI+MjAxNzwvWWVhcj48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</w:fldData>
        </w:fldChar>
      </w:r>
      <w:r w:rsidR="00971172" w:rsidRPr="009D04D4">
        <w:rPr>
          <w:rFonts w:ascii="Times New Roman" w:hAnsi="Times New Roman" w:cs="Times New Roman"/>
          <w:sz w:val="24"/>
        </w:rPr>
        <w:instrText xml:space="preserve"> ADDIN EN.CITE </w:instrText>
      </w:r>
      <w:r w:rsidR="00971172" w:rsidRPr="009D04D4">
        <w:rPr>
          <w:rFonts w:ascii="Times New Roman" w:hAnsi="Times New Roman" w:cs="Times New Roman"/>
          <w:sz w:val="24"/>
        </w:rPr>
        <w:fldChar w:fldCharType="begin">
          <w:fldData xml:space="preserve">PEVuZE5vdGU+PENpdGU+PEF1dGhvcj5Lb2xpYWRhPC9BdXRob3I+PFllYXI+MjAxNzwvWWVhcj48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</w:fldData>
        </w:fldChar>
      </w:r>
      <w:r w:rsidR="00971172" w:rsidRPr="009D04D4">
        <w:rPr>
          <w:rFonts w:ascii="Times New Roman" w:hAnsi="Times New Roman" w:cs="Times New Roman"/>
          <w:sz w:val="24"/>
        </w:rPr>
        <w:instrText xml:space="preserve"> ADDIN EN.CITE.DATA </w:instrText>
      </w:r>
      <w:r w:rsidR="00971172" w:rsidRPr="009D04D4">
        <w:rPr>
          <w:rFonts w:ascii="Times New Roman" w:hAnsi="Times New Roman" w:cs="Times New Roman"/>
          <w:sz w:val="24"/>
        </w:rPr>
      </w:r>
      <w:r w:rsidR="00971172" w:rsidRPr="009D04D4">
        <w:rPr>
          <w:rFonts w:ascii="Times New Roman" w:hAnsi="Times New Roman" w:cs="Times New Roman"/>
          <w:sz w:val="24"/>
        </w:rPr>
        <w:fldChar w:fldCharType="end"/>
      </w:r>
      <w:r w:rsidR="00A45197" w:rsidRPr="009D04D4">
        <w:rPr>
          <w:rFonts w:ascii="Times New Roman" w:hAnsi="Times New Roman" w:cs="Times New Roman"/>
          <w:sz w:val="24"/>
        </w:rPr>
      </w:r>
      <w:r w:rsidR="00A45197" w:rsidRPr="009D04D4">
        <w:rPr>
          <w:rFonts w:ascii="Times New Roman" w:hAnsi="Times New Roman" w:cs="Times New Roman"/>
          <w:sz w:val="24"/>
        </w:rPr>
        <w:fldChar w:fldCharType="separate"/>
      </w:r>
      <w:r w:rsidR="00971172" w:rsidRPr="009D04D4">
        <w:rPr>
          <w:rFonts w:ascii="Times New Roman" w:hAnsi="Times New Roman" w:cs="Times New Roman"/>
          <w:noProof/>
          <w:sz w:val="24"/>
        </w:rPr>
        <w:t>(Koliada et al., 2017; Mariat et al., 2009)</w:t>
      </w:r>
      <w:r w:rsidR="00A45197" w:rsidRPr="009D04D4">
        <w:rPr>
          <w:rFonts w:ascii="Times New Roman" w:hAnsi="Times New Roman" w:cs="Times New Roman"/>
          <w:sz w:val="24"/>
        </w:rPr>
        <w:fldChar w:fldCharType="end"/>
      </w:r>
      <w:r w:rsidR="00884E8F" w:rsidRPr="009D04D4">
        <w:rPr>
          <w:rFonts w:ascii="Times New Roman" w:hAnsi="Times New Roman" w:cs="Times New Roman"/>
          <w:sz w:val="24"/>
        </w:rPr>
        <w:t xml:space="preserve">. </w:t>
      </w:r>
      <w:r w:rsidR="00A85432" w:rsidRPr="009D04D4">
        <w:rPr>
          <w:rFonts w:ascii="Times New Roman" w:hAnsi="Times New Roman" w:cs="Times New Roman"/>
          <w:sz w:val="24"/>
        </w:rPr>
        <w:t xml:space="preserve">In our study, we observed a strong impact on </w:t>
      </w:r>
      <w:r w:rsidR="00D4065C" w:rsidRPr="009D04D4">
        <w:rPr>
          <w:rFonts w:ascii="Times New Roman" w:hAnsi="Times New Roman" w:cs="Times New Roman"/>
          <w:sz w:val="24"/>
        </w:rPr>
        <w:t xml:space="preserve">the </w:t>
      </w:r>
      <w:r w:rsidR="00A85432" w:rsidRPr="009D04D4">
        <w:rPr>
          <w:rFonts w:ascii="Times New Roman" w:hAnsi="Times New Roman" w:cs="Times New Roman"/>
          <w:sz w:val="24"/>
        </w:rPr>
        <w:t xml:space="preserve">ratio </w:t>
      </w:r>
      <w:r w:rsidR="00D4065C" w:rsidRPr="009D04D4">
        <w:rPr>
          <w:rFonts w:ascii="Times New Roman" w:hAnsi="Times New Roman" w:cs="Times New Roman"/>
          <w:sz w:val="24"/>
        </w:rPr>
        <w:t>(</w:t>
      </w:r>
      <w:r w:rsidR="00D4065C" w:rsidRPr="009D04D4">
        <w:rPr>
          <w:rFonts w:ascii="Times New Roman" w:hAnsi="Times New Roman" w:cs="Times New Roman"/>
          <w:i/>
          <w:iCs/>
          <w:sz w:val="24"/>
        </w:rPr>
        <w:t>Bacteroidetes</w:t>
      </w:r>
      <w:r w:rsidR="00D4065C" w:rsidRPr="009D04D4">
        <w:rPr>
          <w:rFonts w:ascii="Times New Roman" w:hAnsi="Times New Roman" w:cs="Times New Roman"/>
          <w:sz w:val="24"/>
        </w:rPr>
        <w:t>/</w:t>
      </w:r>
      <w:r w:rsidR="00D4065C" w:rsidRPr="009D04D4">
        <w:rPr>
          <w:rFonts w:ascii="Times New Roman" w:hAnsi="Times New Roman" w:cs="Times New Roman"/>
          <w:i/>
          <w:iCs/>
          <w:sz w:val="24"/>
        </w:rPr>
        <w:t>Firmicutes</w:t>
      </w:r>
      <w:r w:rsidR="00D4065C" w:rsidRPr="009D04D4">
        <w:rPr>
          <w:rFonts w:ascii="Times New Roman" w:hAnsi="Times New Roman" w:cs="Times New Roman"/>
          <w:sz w:val="24"/>
        </w:rPr>
        <w:t xml:space="preserve">) </w:t>
      </w:r>
      <w:r w:rsidR="00A85432" w:rsidRPr="009D04D4">
        <w:rPr>
          <w:rFonts w:ascii="Times New Roman" w:hAnsi="Times New Roman" w:cs="Times New Roman"/>
          <w:sz w:val="24"/>
        </w:rPr>
        <w:t>by host genotype (</w:t>
      </w:r>
      <w:r w:rsidR="00A85432" w:rsidRPr="009D04D4">
        <w:rPr>
          <w:rFonts w:ascii="Times New Roman" w:hAnsi="Times New Roman" w:cs="Times New Roman"/>
          <w:b/>
          <w:bCs/>
          <w:sz w:val="24"/>
        </w:rPr>
        <w:t>Fig. 7 A</w:t>
      </w:r>
      <w:r w:rsidR="00A85432" w:rsidRPr="009D04D4">
        <w:rPr>
          <w:rFonts w:ascii="Times New Roman" w:hAnsi="Times New Roman" w:cs="Times New Roman"/>
          <w:sz w:val="24"/>
        </w:rPr>
        <w:t xml:space="preserve">). In addition, </w:t>
      </w:r>
      <w:r w:rsidR="00D4065C" w:rsidRPr="009D04D4">
        <w:rPr>
          <w:rFonts w:ascii="Times New Roman" w:hAnsi="Times New Roman" w:cs="Times New Roman" w:hint="eastAsia"/>
          <w:sz w:val="24"/>
        </w:rPr>
        <w:t>w</w:t>
      </w:r>
      <w:r w:rsidR="00D4065C" w:rsidRPr="009D04D4">
        <w:rPr>
          <w:rFonts w:ascii="Times New Roman" w:hAnsi="Times New Roman" w:cs="Times New Roman"/>
          <w:sz w:val="24"/>
        </w:rPr>
        <w:t xml:space="preserve">e also observed </w:t>
      </w:r>
      <w:r w:rsidR="00A85432" w:rsidRPr="009D04D4">
        <w:rPr>
          <w:rFonts w:ascii="Times New Roman" w:hAnsi="Times New Roman" w:cs="Times New Roman"/>
          <w:sz w:val="24"/>
        </w:rPr>
        <w:t xml:space="preserve">a slight association between </w:t>
      </w:r>
      <w:r w:rsidR="00D4065C" w:rsidRPr="009D04D4">
        <w:rPr>
          <w:rFonts w:ascii="Times New Roman" w:hAnsi="Times New Roman" w:cs="Times New Roman"/>
          <w:sz w:val="24"/>
        </w:rPr>
        <w:t xml:space="preserve">the ratio </w:t>
      </w:r>
      <w:r w:rsidR="00A85432" w:rsidRPr="009D04D4">
        <w:rPr>
          <w:rFonts w:ascii="Times New Roman" w:hAnsi="Times New Roman" w:cs="Times New Roman"/>
          <w:sz w:val="24"/>
        </w:rPr>
        <w:t>and aging process from week 0 to week 4</w:t>
      </w:r>
      <w:r w:rsidR="00D4065C" w:rsidRPr="009D04D4">
        <w:rPr>
          <w:rFonts w:ascii="Times New Roman" w:hAnsi="Times New Roman" w:cs="Times New Roman"/>
          <w:sz w:val="24"/>
        </w:rPr>
        <w:t xml:space="preserve"> </w:t>
      </w:r>
      <w:r w:rsidR="00A85432" w:rsidRPr="009D04D4">
        <w:rPr>
          <w:rFonts w:ascii="Times New Roman" w:hAnsi="Times New Roman" w:cs="Times New Roman"/>
          <w:sz w:val="24"/>
        </w:rPr>
        <w:t>(</w:t>
      </w:r>
      <w:r w:rsidR="00A85432" w:rsidRPr="009D04D4">
        <w:rPr>
          <w:rFonts w:ascii="Times New Roman" w:hAnsi="Times New Roman" w:cs="Times New Roman"/>
          <w:b/>
          <w:bCs/>
          <w:sz w:val="24"/>
        </w:rPr>
        <w:t>Fig. 7B</w:t>
      </w:r>
      <w:r w:rsidR="00A85432" w:rsidRPr="009D04D4">
        <w:rPr>
          <w:rFonts w:ascii="Times New Roman" w:hAnsi="Times New Roman" w:cs="Times New Roman"/>
          <w:sz w:val="24"/>
        </w:rPr>
        <w:t>)</w:t>
      </w:r>
      <w:r w:rsidR="00D4065C" w:rsidRPr="009D04D4">
        <w:rPr>
          <w:rFonts w:ascii="Times New Roman" w:hAnsi="Times New Roman" w:cs="Times New Roman"/>
          <w:sz w:val="24"/>
        </w:rPr>
        <w:t>, and no association between the ratio and animal diet</w:t>
      </w:r>
      <w:r w:rsidR="00B126B6" w:rsidRPr="009D04D4">
        <w:rPr>
          <w:rFonts w:ascii="Times New Roman" w:hAnsi="Times New Roman" w:cs="Times New Roman"/>
          <w:sz w:val="24"/>
        </w:rPr>
        <w:t xml:space="preserve"> (</w:t>
      </w:r>
      <w:r w:rsidR="00B126B6" w:rsidRPr="009D04D4">
        <w:rPr>
          <w:rFonts w:ascii="Times New Roman" w:hAnsi="Times New Roman" w:cs="Times New Roman"/>
          <w:b/>
          <w:bCs/>
          <w:sz w:val="24"/>
        </w:rPr>
        <w:t>Fig. 7C</w:t>
      </w:r>
      <w:r w:rsidR="00B126B6" w:rsidRPr="009D04D4">
        <w:rPr>
          <w:rFonts w:ascii="Times New Roman" w:hAnsi="Times New Roman" w:cs="Times New Roman"/>
          <w:sz w:val="24"/>
        </w:rPr>
        <w:t>)</w:t>
      </w:r>
      <w:r w:rsidR="00D4065C" w:rsidRPr="009D04D4">
        <w:rPr>
          <w:rFonts w:ascii="Times New Roman" w:hAnsi="Times New Roman" w:cs="Times New Roman"/>
          <w:sz w:val="24"/>
        </w:rPr>
        <w:t>.</w:t>
      </w:r>
      <w:r w:rsidR="002F6D09" w:rsidRPr="009D04D4">
        <w:rPr>
          <w:rFonts w:ascii="Times New Roman" w:hAnsi="Times New Roman" w:cs="Times New Roman"/>
          <w:sz w:val="24"/>
        </w:rPr>
        <w:t xml:space="preserve"> The average ratio of </w:t>
      </w:r>
      <w:r w:rsidR="002F6D09" w:rsidRPr="009D04D4">
        <w:rPr>
          <w:rFonts w:ascii="Times New Roman" w:hAnsi="Times New Roman" w:cs="Times New Roman"/>
          <w:i/>
          <w:iCs/>
          <w:sz w:val="24"/>
        </w:rPr>
        <w:t>Bacteroidetes</w:t>
      </w:r>
      <w:r w:rsidR="002F6D09" w:rsidRPr="009D04D4">
        <w:rPr>
          <w:rFonts w:ascii="Times New Roman" w:hAnsi="Times New Roman" w:cs="Times New Roman"/>
          <w:sz w:val="24"/>
        </w:rPr>
        <w:t>/</w:t>
      </w:r>
      <w:r w:rsidR="002F6D09" w:rsidRPr="009D04D4">
        <w:rPr>
          <w:rFonts w:ascii="Times New Roman" w:hAnsi="Times New Roman" w:cs="Times New Roman"/>
          <w:i/>
          <w:iCs/>
          <w:sz w:val="24"/>
        </w:rPr>
        <w:t>Firmicutes</w:t>
      </w:r>
      <w:r w:rsidR="000C51CB" w:rsidRPr="009D04D4">
        <w:rPr>
          <w:rFonts w:ascii="Times New Roman" w:hAnsi="Times New Roman" w:cs="Times New Roman"/>
          <w:sz w:val="24"/>
        </w:rPr>
        <w:t xml:space="preserve"> on WT group deceased from around 1.7 to 1.0 at week 1 and remained low at 1.1 at week 4, however, KO groups decreased from 2.15 to nearly 1.5 with significant higher value than the ratio of WT groups</w:t>
      </w:r>
      <w:r w:rsidR="00452738" w:rsidRPr="009D04D4">
        <w:rPr>
          <w:rFonts w:ascii="Times New Roman" w:hAnsi="Times New Roman" w:cs="Times New Roman"/>
          <w:sz w:val="24"/>
        </w:rPr>
        <w:t xml:space="preserve"> (</w:t>
      </w:r>
      <w:r w:rsidR="00452738" w:rsidRPr="009D04D4">
        <w:rPr>
          <w:rFonts w:ascii="Times New Roman" w:hAnsi="Times New Roman" w:cs="Times New Roman"/>
          <w:b/>
          <w:bCs/>
          <w:sz w:val="24"/>
        </w:rPr>
        <w:t>Fig. 7D</w:t>
      </w:r>
      <w:r w:rsidR="00452738" w:rsidRPr="009D04D4">
        <w:rPr>
          <w:rFonts w:ascii="Times New Roman" w:hAnsi="Times New Roman" w:cs="Times New Roman"/>
          <w:sz w:val="24"/>
        </w:rPr>
        <w:t>)</w:t>
      </w:r>
      <w:r w:rsidR="000C51CB" w:rsidRPr="009D04D4">
        <w:rPr>
          <w:rFonts w:ascii="Times New Roman" w:hAnsi="Times New Roman" w:cs="Times New Roman"/>
          <w:sz w:val="24"/>
        </w:rPr>
        <w:t xml:space="preserve">. </w:t>
      </w:r>
      <w:r w:rsidR="00007230" w:rsidRPr="009D04D4">
        <w:rPr>
          <w:rFonts w:ascii="Times New Roman" w:hAnsi="Times New Roman" w:cs="Times New Roman"/>
          <w:sz w:val="24"/>
        </w:rPr>
        <w:t xml:space="preserve">These trends have shown </w:t>
      </w:r>
      <w:r w:rsidR="0051553E" w:rsidRPr="009D04D4">
        <w:rPr>
          <w:rFonts w:ascii="Times New Roman" w:hAnsi="Times New Roman" w:cs="Times New Roman"/>
          <w:sz w:val="24"/>
        </w:rPr>
        <w:t>less or no</w:t>
      </w:r>
      <w:r w:rsidR="00007230" w:rsidRPr="009D04D4">
        <w:rPr>
          <w:rFonts w:ascii="Times New Roman" w:hAnsi="Times New Roman" w:cs="Times New Roman"/>
          <w:sz w:val="24"/>
        </w:rPr>
        <w:t xml:space="preserve"> impact by diet.</w:t>
      </w:r>
      <w:r w:rsidR="00A6388A" w:rsidRPr="009D04D4">
        <w:rPr>
          <w:rFonts w:ascii="Times New Roman" w:hAnsi="Times New Roman" w:cs="Times New Roman"/>
          <w:sz w:val="24"/>
        </w:rPr>
        <w:t xml:space="preserve"> </w:t>
      </w:r>
      <w:r w:rsidR="002845F9" w:rsidRPr="009D04D4">
        <w:rPr>
          <w:rFonts w:ascii="Times New Roman" w:hAnsi="Times New Roman" w:cs="Times New Roman" w:hint="eastAsia"/>
          <w:sz w:val="24"/>
        </w:rPr>
        <w:t>P</w:t>
      </w:r>
      <w:r w:rsidR="00AC674F" w:rsidRPr="009D04D4">
        <w:rPr>
          <w:rFonts w:ascii="Times New Roman" w:hAnsi="Times New Roman" w:cs="Times New Roman"/>
          <w:sz w:val="24"/>
        </w:rPr>
        <w:t xml:space="preserve">atterns of </w:t>
      </w:r>
      <w:r w:rsidR="00AC674F" w:rsidRPr="009D04D4">
        <w:rPr>
          <w:rFonts w:ascii="Times New Roman" w:hAnsi="Times New Roman" w:cs="Times New Roman"/>
          <w:i/>
          <w:iCs/>
          <w:sz w:val="24"/>
        </w:rPr>
        <w:t>Bacteroidetes</w:t>
      </w:r>
      <w:r w:rsidR="00AC674F" w:rsidRPr="009D04D4">
        <w:rPr>
          <w:rFonts w:ascii="Times New Roman" w:hAnsi="Times New Roman" w:cs="Times New Roman"/>
          <w:sz w:val="24"/>
        </w:rPr>
        <w:t>/</w:t>
      </w:r>
      <w:r w:rsidR="00AC674F" w:rsidRPr="009D04D4">
        <w:rPr>
          <w:rFonts w:ascii="Times New Roman" w:hAnsi="Times New Roman" w:cs="Times New Roman"/>
          <w:i/>
          <w:iCs/>
          <w:sz w:val="24"/>
        </w:rPr>
        <w:t>Firmicutes</w:t>
      </w:r>
      <w:r w:rsidR="00AC674F" w:rsidRPr="009D04D4">
        <w:rPr>
          <w:rFonts w:ascii="Times New Roman" w:hAnsi="Times New Roman" w:cs="Times New Roman"/>
          <w:sz w:val="24"/>
        </w:rPr>
        <w:t xml:space="preserve"> ratio </w:t>
      </w:r>
      <w:r w:rsidR="0051553E" w:rsidRPr="009D04D4">
        <w:rPr>
          <w:rFonts w:ascii="Times New Roman" w:hAnsi="Times New Roman" w:cs="Times New Roman"/>
          <w:sz w:val="24"/>
        </w:rPr>
        <w:t xml:space="preserve">are </w:t>
      </w:r>
      <w:r w:rsidR="002845F9" w:rsidRPr="009D04D4">
        <w:rPr>
          <w:rFonts w:ascii="Times New Roman" w:hAnsi="Times New Roman" w:cs="Times New Roman"/>
          <w:sz w:val="24"/>
        </w:rPr>
        <w:t xml:space="preserve">showing correlations with </w:t>
      </w:r>
      <w:r w:rsidR="0051553E" w:rsidRPr="009D04D4">
        <w:rPr>
          <w:rFonts w:ascii="Times New Roman" w:hAnsi="Times New Roman" w:cs="Times New Roman"/>
          <w:sz w:val="24"/>
        </w:rPr>
        <w:t>genotypes and aging, suggesting potential utilization of gut microbiome indicator in future clinicals.</w:t>
      </w:r>
      <w:r w:rsidR="002007E8" w:rsidRPr="009D04D4">
        <w:rPr>
          <w:rFonts w:ascii="Times New Roman" w:hAnsi="Times New Roman" w:cs="Times New Roman"/>
          <w:sz w:val="24"/>
        </w:rPr>
        <w:t xml:space="preserve"> </w:t>
      </w:r>
    </w:p>
    <w:p w14:paraId="3AD8347C" w14:textId="446FCE44" w:rsidR="006823EC" w:rsidRDefault="006823EC" w:rsidP="006B5DF1">
      <w:pPr>
        <w:spacing w:line="360" w:lineRule="auto"/>
        <w:rPr>
          <w:rFonts w:ascii="Times New Roman" w:hAnsi="Times New Roman" w:cs="Times New Roman"/>
          <w:sz w:val="24"/>
        </w:rPr>
      </w:pPr>
    </w:p>
    <w:p w14:paraId="2D7EB0BB" w14:textId="47E56E57" w:rsidR="001107E8" w:rsidRDefault="001107E8" w:rsidP="001107E8">
      <w:pPr>
        <w:pStyle w:val="2"/>
      </w:pPr>
      <w:bookmarkStart w:id="70" w:name="_Toc76818030"/>
      <w:r w:rsidRPr="007F3B3D">
        <w:t>3.</w:t>
      </w:r>
      <w:r>
        <w:t>5</w:t>
      </w:r>
      <w:r w:rsidRPr="007F3B3D">
        <w:t xml:space="preserve"> </w:t>
      </w:r>
      <w:r w:rsidRPr="001107E8">
        <w:t>PEITC and cranberry feeding partially reverse the DSS-induced changes in fecal metabolome</w:t>
      </w:r>
      <w:bookmarkEnd w:id="70"/>
    </w:p>
    <w:p w14:paraId="30D8EFE0" w14:textId="6A9AFE69" w:rsidR="001107E8" w:rsidRDefault="00A66904" w:rsidP="00E64AEE">
      <w:pPr>
        <w:spacing w:line="360" w:lineRule="auto"/>
        <w:rPr>
          <w:rFonts w:ascii="Times New Roman" w:hAnsi="Times New Roman" w:cs="Times New Roman"/>
          <w:sz w:val="24"/>
        </w:rPr>
      </w:pPr>
      <w:r>
        <w:rPr>
          <w:rFonts w:ascii="Times New Roman" w:hAnsi="Times New Roman" w:cs="Times New Roman"/>
          <w:sz w:val="24"/>
        </w:rPr>
        <w:t>M</w:t>
      </w:r>
      <w:r w:rsidR="00E64AEE" w:rsidRPr="001107E8">
        <w:rPr>
          <w:rFonts w:ascii="Times New Roman" w:hAnsi="Times New Roman" w:cs="Times New Roman"/>
          <w:sz w:val="24"/>
        </w:rPr>
        <w:t xml:space="preserve">etabolomics profiles of </w:t>
      </w:r>
      <w:r w:rsidRPr="001107E8">
        <w:rPr>
          <w:rFonts w:ascii="Times New Roman" w:hAnsi="Times New Roman" w:cs="Times New Roman"/>
          <w:sz w:val="24"/>
        </w:rPr>
        <w:t>DSS, DSS</w:t>
      </w:r>
      <w:r>
        <w:rPr>
          <w:rFonts w:ascii="Times New Roman" w:hAnsi="Times New Roman" w:cs="Times New Roman"/>
          <w:sz w:val="24"/>
        </w:rPr>
        <w:t xml:space="preserve"> </w:t>
      </w:r>
      <w:r w:rsidRPr="001107E8">
        <w:rPr>
          <w:rFonts w:ascii="Times New Roman" w:hAnsi="Times New Roman" w:cs="Times New Roman"/>
          <w:sz w:val="24"/>
        </w:rPr>
        <w:t>+</w:t>
      </w:r>
      <w:r>
        <w:rPr>
          <w:rFonts w:ascii="Times New Roman" w:hAnsi="Times New Roman" w:cs="Times New Roman"/>
          <w:sz w:val="24"/>
        </w:rPr>
        <w:t xml:space="preserve"> </w:t>
      </w:r>
      <w:r w:rsidRPr="001107E8">
        <w:rPr>
          <w:rFonts w:ascii="Times New Roman" w:hAnsi="Times New Roman" w:cs="Times New Roman"/>
          <w:sz w:val="24"/>
        </w:rPr>
        <w:t>PEITC, and DSS</w:t>
      </w:r>
      <w:r>
        <w:rPr>
          <w:rFonts w:ascii="Times New Roman" w:hAnsi="Times New Roman" w:cs="Times New Roman"/>
          <w:sz w:val="24"/>
        </w:rPr>
        <w:t xml:space="preserve"> + C</w:t>
      </w:r>
      <w:r w:rsidRPr="001107E8">
        <w:rPr>
          <w:rFonts w:ascii="Times New Roman" w:hAnsi="Times New Roman" w:cs="Times New Roman"/>
          <w:sz w:val="24"/>
        </w:rPr>
        <w:t>ranberry treatment</w:t>
      </w:r>
      <w:r>
        <w:rPr>
          <w:rFonts w:ascii="Times New Roman" w:hAnsi="Times New Roman" w:cs="Times New Roman"/>
          <w:sz w:val="24"/>
        </w:rPr>
        <w:t xml:space="preserve"> group </w:t>
      </w:r>
      <w:r w:rsidR="00E64AEE" w:rsidRPr="001107E8">
        <w:rPr>
          <w:rFonts w:ascii="Times New Roman" w:hAnsi="Times New Roman" w:cs="Times New Roman"/>
          <w:sz w:val="24"/>
        </w:rPr>
        <w:t>fecal samples collected at week</w:t>
      </w:r>
      <w:r>
        <w:rPr>
          <w:rFonts w:ascii="Times New Roman" w:hAnsi="Times New Roman" w:cs="Times New Roman"/>
          <w:sz w:val="24"/>
        </w:rPr>
        <w:t>s</w:t>
      </w:r>
      <w:r w:rsidR="00E64AEE" w:rsidRPr="001107E8">
        <w:rPr>
          <w:rFonts w:ascii="Times New Roman" w:hAnsi="Times New Roman" w:cs="Times New Roman"/>
          <w:sz w:val="24"/>
        </w:rPr>
        <w:t xml:space="preserve"> 2 and 6 were analyzed and the concentrations of </w:t>
      </w:r>
      <w:r w:rsidR="00A90982" w:rsidRPr="001107E8">
        <w:rPr>
          <w:rFonts w:ascii="Times New Roman" w:hAnsi="Times New Roman" w:cs="Times New Roman"/>
          <w:sz w:val="24"/>
        </w:rPr>
        <w:t>free amino acids</w:t>
      </w:r>
      <w:r w:rsidR="00A90982">
        <w:rPr>
          <w:rFonts w:ascii="Times New Roman" w:hAnsi="Times New Roman" w:cs="Times New Roman"/>
          <w:sz w:val="24"/>
        </w:rPr>
        <w:t>,</w:t>
      </w:r>
      <w:r w:rsidR="00A90982" w:rsidRPr="001107E8">
        <w:rPr>
          <w:rFonts w:ascii="Times New Roman" w:hAnsi="Times New Roman" w:cs="Times New Roman"/>
          <w:sz w:val="24"/>
        </w:rPr>
        <w:t xml:space="preserve"> bile acids</w:t>
      </w:r>
      <w:r w:rsidR="00A90982">
        <w:rPr>
          <w:rFonts w:ascii="Times New Roman" w:hAnsi="Times New Roman" w:cs="Times New Roman"/>
          <w:sz w:val="24"/>
        </w:rPr>
        <w:t xml:space="preserve"> and </w:t>
      </w:r>
      <w:r w:rsidR="00E64AEE" w:rsidRPr="001107E8">
        <w:rPr>
          <w:rFonts w:ascii="Times New Roman" w:hAnsi="Times New Roman" w:cs="Times New Roman"/>
          <w:sz w:val="24"/>
        </w:rPr>
        <w:t>short-chain fatty acids (SCFA)</w:t>
      </w:r>
      <w:r w:rsidR="00A90982">
        <w:rPr>
          <w:rFonts w:ascii="Times New Roman" w:hAnsi="Times New Roman" w:cs="Times New Roman"/>
          <w:sz w:val="24"/>
        </w:rPr>
        <w:t xml:space="preserve"> </w:t>
      </w:r>
      <w:r w:rsidR="00E64AEE" w:rsidRPr="001107E8">
        <w:rPr>
          <w:rFonts w:ascii="Times New Roman" w:hAnsi="Times New Roman" w:cs="Times New Roman"/>
          <w:sz w:val="24"/>
        </w:rPr>
        <w:t>were quantified</w:t>
      </w:r>
      <w:r w:rsidR="001107E8">
        <w:rPr>
          <w:rFonts w:ascii="Times New Roman" w:hAnsi="Times New Roman" w:cs="Times New Roman"/>
          <w:sz w:val="24"/>
        </w:rPr>
        <w:t xml:space="preserve"> (Experiment 3 only)</w:t>
      </w:r>
      <w:r w:rsidR="00E64AEE" w:rsidRPr="001107E8">
        <w:rPr>
          <w:rFonts w:ascii="Times New Roman" w:hAnsi="Times New Roman" w:cs="Times New Roman"/>
          <w:sz w:val="24"/>
        </w:rPr>
        <w:t xml:space="preserve">. </w:t>
      </w:r>
    </w:p>
    <w:p w14:paraId="55AA238D" w14:textId="7C9BC97F" w:rsidR="00C1343A" w:rsidRDefault="00D7554B" w:rsidP="00E64AEE">
      <w:pPr>
        <w:spacing w:line="360" w:lineRule="auto"/>
        <w:rPr>
          <w:rFonts w:ascii="Times New Roman" w:hAnsi="Times New Roman" w:cs="Times New Roman"/>
          <w:sz w:val="24"/>
        </w:rPr>
      </w:pPr>
      <w:r>
        <w:rPr>
          <w:rFonts w:ascii="Times New Roman" w:hAnsi="Times New Roman" w:cs="Times New Roman"/>
          <w:sz w:val="24"/>
        </w:rPr>
        <w:t xml:space="preserve">Principal components analysis showed that </w:t>
      </w:r>
      <w:r w:rsidR="00BB7257">
        <w:rPr>
          <w:rFonts w:ascii="Times New Roman" w:hAnsi="Times New Roman" w:cs="Times New Roman"/>
          <w:sz w:val="24"/>
        </w:rPr>
        <w:t xml:space="preserve">overall </w:t>
      </w:r>
      <w:r>
        <w:rPr>
          <w:rFonts w:ascii="Times New Roman" w:hAnsi="Times New Roman" w:cs="Times New Roman"/>
          <w:sz w:val="24"/>
        </w:rPr>
        <w:t xml:space="preserve">levels of </w:t>
      </w:r>
      <w:r w:rsidR="00833F72">
        <w:rPr>
          <w:rFonts w:ascii="Times New Roman" w:hAnsi="Times New Roman" w:cs="Times New Roman"/>
          <w:sz w:val="24"/>
        </w:rPr>
        <w:t>all</w:t>
      </w:r>
      <w:r>
        <w:rPr>
          <w:rFonts w:ascii="Times New Roman" w:hAnsi="Times New Roman" w:cs="Times New Roman"/>
          <w:sz w:val="24"/>
        </w:rPr>
        <w:t xml:space="preserve"> but one (</w:t>
      </w:r>
      <w:r w:rsidRPr="00D7554B">
        <w:rPr>
          <w:rFonts w:ascii="Times New Roman" w:hAnsi="Times New Roman" w:cs="Times New Roman"/>
          <w:i/>
          <w:iCs/>
          <w:sz w:val="24"/>
        </w:rPr>
        <w:t>taurine</w:t>
      </w:r>
      <w:r>
        <w:rPr>
          <w:rFonts w:ascii="Times New Roman" w:hAnsi="Times New Roman" w:cs="Times New Roman"/>
          <w:sz w:val="24"/>
        </w:rPr>
        <w:t>) amino acids were elevated in the Cranberry diet group</w:t>
      </w:r>
      <w:r w:rsidR="00833F72">
        <w:rPr>
          <w:rFonts w:ascii="Times New Roman" w:hAnsi="Times New Roman" w:cs="Times New Roman"/>
          <w:sz w:val="24"/>
        </w:rPr>
        <w:t xml:space="preserve"> (Figure 4a).</w:t>
      </w:r>
      <w:r w:rsidR="00C1343A">
        <w:rPr>
          <w:rFonts w:ascii="Times New Roman" w:hAnsi="Times New Roman" w:cs="Times New Roman"/>
          <w:sz w:val="24"/>
        </w:rPr>
        <w:t xml:space="preserve"> However, for bile acids genotype </w:t>
      </w:r>
      <w:r w:rsidR="00A93C4E">
        <w:rPr>
          <w:rFonts w:ascii="Times New Roman" w:hAnsi="Times New Roman" w:cs="Times New Roman"/>
          <w:sz w:val="24"/>
        </w:rPr>
        <w:t xml:space="preserve">rather than diet </w:t>
      </w:r>
      <w:r w:rsidR="00C1343A">
        <w:rPr>
          <w:rFonts w:ascii="Times New Roman" w:hAnsi="Times New Roman" w:cs="Times New Roman"/>
          <w:sz w:val="24"/>
        </w:rPr>
        <w:t xml:space="preserve">played a bigger role, with higher production of all bile acids in the </w:t>
      </w:r>
      <w:proofErr w:type="spellStart"/>
      <w:r w:rsidR="00C1343A">
        <w:rPr>
          <w:rFonts w:ascii="Times New Roman" w:hAnsi="Times New Roman" w:cs="Times New Roman"/>
          <w:sz w:val="24"/>
        </w:rPr>
        <w:t>Nrf</w:t>
      </w:r>
      <w:proofErr w:type="spellEnd"/>
      <w:r w:rsidR="00C1343A">
        <w:rPr>
          <w:rFonts w:ascii="Times New Roman" w:hAnsi="Times New Roman" w:cs="Times New Roman"/>
          <w:sz w:val="24"/>
        </w:rPr>
        <w:t xml:space="preserve"> KO and especially</w:t>
      </w:r>
      <w:r w:rsidR="00A93C4E">
        <w:rPr>
          <w:rFonts w:ascii="Times New Roman" w:hAnsi="Times New Roman" w:cs="Times New Roman"/>
          <w:sz w:val="24"/>
        </w:rPr>
        <w:t xml:space="preserve"> increase of</w:t>
      </w:r>
      <w:r w:rsidR="00C1343A">
        <w:rPr>
          <w:rFonts w:ascii="Times New Roman" w:hAnsi="Times New Roman" w:cs="Times New Roman"/>
          <w:sz w:val="24"/>
        </w:rPr>
        <w:t xml:space="preserve"> LCA, DCA, MCA, CDCA, GDCA and GCDCA driving the separation between the two genotypes</w:t>
      </w:r>
      <w:r w:rsidR="00A93C4E">
        <w:rPr>
          <w:rFonts w:ascii="Times New Roman" w:hAnsi="Times New Roman" w:cs="Times New Roman"/>
          <w:sz w:val="24"/>
        </w:rPr>
        <w:t xml:space="preserve"> (Fig</w:t>
      </w:r>
      <w:r w:rsidR="001F036B">
        <w:rPr>
          <w:rFonts w:ascii="Times New Roman" w:hAnsi="Times New Roman" w:cs="Times New Roman"/>
          <w:sz w:val="24"/>
        </w:rPr>
        <w:t>.</w:t>
      </w:r>
      <w:r w:rsidR="00A93C4E">
        <w:rPr>
          <w:rFonts w:ascii="Times New Roman" w:hAnsi="Times New Roman" w:cs="Times New Roman"/>
          <w:sz w:val="24"/>
        </w:rPr>
        <w:t xml:space="preserve"> 4 b and c). </w:t>
      </w:r>
    </w:p>
    <w:p w14:paraId="6C40BE59" w14:textId="0AD34263" w:rsidR="00833F72" w:rsidRDefault="00833F72" w:rsidP="00E64AEE">
      <w:pPr>
        <w:spacing w:line="360" w:lineRule="auto"/>
        <w:rPr>
          <w:rFonts w:ascii="Times New Roman" w:hAnsi="Times New Roman" w:cs="Times New Roman"/>
          <w:sz w:val="24"/>
        </w:rPr>
      </w:pPr>
    </w:p>
    <w:p w14:paraId="2D7D0735" w14:textId="62FF0B92" w:rsidR="00A90982" w:rsidRDefault="00833F72" w:rsidP="00E64AEE">
      <w:pPr>
        <w:spacing w:line="360" w:lineRule="auto"/>
        <w:rPr>
          <w:rFonts w:ascii="Times New Roman" w:hAnsi="Times New Roman" w:cs="Times New Roman"/>
          <w:sz w:val="24"/>
        </w:rPr>
      </w:pPr>
      <w:r w:rsidRPr="001F036B">
        <w:rPr>
          <w:rFonts w:ascii="Times New Roman" w:hAnsi="Times New Roman" w:cs="Times New Roman"/>
          <w:i/>
          <w:iCs/>
          <w:sz w:val="24"/>
        </w:rPr>
        <w:t>Figure 4</w:t>
      </w:r>
      <w:r>
        <w:rPr>
          <w:rFonts w:ascii="Times New Roman" w:hAnsi="Times New Roman" w:cs="Times New Roman"/>
          <w:sz w:val="24"/>
        </w:rPr>
        <w:t>: Biplots of bacterial metabolites. The points represent individual samples are color-coded by treatment</w:t>
      </w:r>
      <w:r w:rsidR="00A93C4E">
        <w:rPr>
          <w:rFonts w:ascii="Times New Roman" w:hAnsi="Times New Roman" w:cs="Times New Roman"/>
          <w:sz w:val="24"/>
        </w:rPr>
        <w:t xml:space="preserve"> and diet or by genotype</w:t>
      </w:r>
      <w:r>
        <w:rPr>
          <w:rFonts w:ascii="Times New Roman" w:hAnsi="Times New Roman" w:cs="Times New Roman"/>
          <w:sz w:val="24"/>
        </w:rPr>
        <w:t>. The arrows show the direction of the increased amount and relative magnitude of the effect of each microbial metabolite. (a) Biplot of amino acids</w:t>
      </w:r>
      <w:r w:rsidR="00A93C4E">
        <w:rPr>
          <w:rFonts w:ascii="Times New Roman" w:hAnsi="Times New Roman" w:cs="Times New Roman"/>
          <w:sz w:val="24"/>
        </w:rPr>
        <w:t xml:space="preserve"> color-coded by treatment and diet</w:t>
      </w:r>
      <w:r w:rsidR="00C90401">
        <w:rPr>
          <w:rFonts w:ascii="Times New Roman" w:hAnsi="Times New Roman" w:cs="Times New Roman"/>
          <w:sz w:val="24"/>
        </w:rPr>
        <w:t xml:space="preserve">; </w:t>
      </w:r>
      <w:r w:rsidR="00A90982">
        <w:rPr>
          <w:rFonts w:ascii="Times New Roman" w:hAnsi="Times New Roman" w:cs="Times New Roman"/>
          <w:sz w:val="24"/>
        </w:rPr>
        <w:t>(</w:t>
      </w:r>
      <w:r w:rsidR="00C90401">
        <w:rPr>
          <w:rFonts w:ascii="Times New Roman" w:hAnsi="Times New Roman" w:cs="Times New Roman"/>
          <w:sz w:val="24"/>
        </w:rPr>
        <w:t>b</w:t>
      </w:r>
      <w:r w:rsidR="00A90982">
        <w:rPr>
          <w:rFonts w:ascii="Times New Roman" w:hAnsi="Times New Roman" w:cs="Times New Roman"/>
          <w:sz w:val="24"/>
        </w:rPr>
        <w:t>)</w:t>
      </w:r>
      <w:r w:rsidR="00A93C4E">
        <w:rPr>
          <w:rFonts w:ascii="Times New Roman" w:hAnsi="Times New Roman" w:cs="Times New Roman"/>
          <w:sz w:val="24"/>
        </w:rPr>
        <w:t xml:space="preserve"> </w:t>
      </w:r>
      <w:r w:rsidR="0097116A">
        <w:rPr>
          <w:rFonts w:ascii="Times New Roman" w:hAnsi="Times New Roman" w:cs="Times New Roman"/>
          <w:sz w:val="24"/>
        </w:rPr>
        <w:t>b</w:t>
      </w:r>
      <w:r w:rsidR="00A93C4E">
        <w:rPr>
          <w:rFonts w:ascii="Times New Roman" w:hAnsi="Times New Roman" w:cs="Times New Roman"/>
          <w:sz w:val="24"/>
        </w:rPr>
        <w:t>iplot of bile acids color-coded by genotype</w:t>
      </w:r>
      <w:r w:rsidR="0097116A">
        <w:rPr>
          <w:rFonts w:ascii="Times New Roman" w:hAnsi="Times New Roman" w:cs="Times New Roman"/>
          <w:sz w:val="24"/>
        </w:rPr>
        <w:t>;</w:t>
      </w:r>
      <w:r w:rsidR="00C90401">
        <w:rPr>
          <w:rFonts w:ascii="Times New Roman" w:hAnsi="Times New Roman" w:cs="Times New Roman"/>
          <w:sz w:val="24"/>
        </w:rPr>
        <w:t xml:space="preserve"> </w:t>
      </w:r>
      <w:r w:rsidR="0097116A">
        <w:rPr>
          <w:rFonts w:ascii="Times New Roman" w:hAnsi="Times New Roman" w:cs="Times New Roman"/>
          <w:sz w:val="24"/>
        </w:rPr>
        <w:t>(c) biplot of SFA color-coded by treatment; (b) biplot of SFA color-coded by genotype.</w:t>
      </w:r>
    </w:p>
    <w:p w14:paraId="7390799C" w14:textId="2A4DFF0D" w:rsidR="00E81CE3" w:rsidRDefault="00E81CE3" w:rsidP="00E64AEE">
      <w:pPr>
        <w:spacing w:line="360" w:lineRule="auto"/>
        <w:rPr>
          <w:rFonts w:ascii="Times New Roman" w:hAnsi="Times New Roman" w:cs="Times New Roman"/>
          <w:noProof/>
          <w:sz w:val="24"/>
        </w:rPr>
      </w:pPr>
      <w:r>
        <w:rPr>
          <w:rFonts w:ascii="Times New Roman" w:hAnsi="Times New Roman" w:cs="Times New Roman"/>
          <w:sz w:val="24"/>
        </w:rPr>
        <w:t>(a)</w:t>
      </w:r>
    </w:p>
    <w:p w14:paraId="44D4C879" w14:textId="431A7CB1" w:rsidR="00EC2433" w:rsidRDefault="00EC2433" w:rsidP="00E64AEE">
      <w:pPr>
        <w:spacing w:line="360" w:lineRule="auto"/>
        <w:rPr>
          <w:rFonts w:ascii="Times New Roman" w:hAnsi="Times New Roman" w:cs="Times New Roman"/>
          <w:sz w:val="24"/>
        </w:rPr>
      </w:pPr>
      <w:commentRangeStart w:id="71"/>
      <w:r>
        <w:rPr>
          <w:rFonts w:ascii="Times New Roman" w:hAnsi="Times New Roman" w:cs="Times New Roman"/>
          <w:noProof/>
          <w:sz w:val="24"/>
        </w:rPr>
        <w:lastRenderedPageBreak/>
        <w:drawing>
          <wp:inline distT="0" distB="0" distL="0" distR="0" wp14:anchorId="0096A7A8" wp14:editId="45B81C17">
            <wp:extent cx="5486400" cy="548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commentRangeEnd w:id="71"/>
      <w:r w:rsidR="00392441">
        <w:rPr>
          <w:rStyle w:val="a8"/>
        </w:rPr>
        <w:commentReference w:id="71"/>
      </w:r>
    </w:p>
    <w:p w14:paraId="3599B177" w14:textId="3ABD966A" w:rsidR="00D7554B" w:rsidRDefault="00D7554B" w:rsidP="00E64AEE">
      <w:pPr>
        <w:spacing w:line="360" w:lineRule="auto"/>
        <w:rPr>
          <w:rFonts w:ascii="Times New Roman" w:hAnsi="Times New Roman" w:cs="Times New Roman"/>
          <w:sz w:val="24"/>
        </w:rPr>
      </w:pPr>
    </w:p>
    <w:p w14:paraId="7B919FA7" w14:textId="1CA6D3FD" w:rsidR="00833F72" w:rsidRDefault="00833F72" w:rsidP="00E64AEE">
      <w:pPr>
        <w:spacing w:line="360" w:lineRule="auto"/>
        <w:rPr>
          <w:rFonts w:ascii="Times New Roman" w:hAnsi="Times New Roman" w:cs="Times New Roman"/>
          <w:sz w:val="24"/>
        </w:rPr>
      </w:pPr>
    </w:p>
    <w:p w14:paraId="471F5060" w14:textId="632FC239" w:rsidR="00833F72" w:rsidRDefault="00833F72" w:rsidP="00E64AEE">
      <w:pPr>
        <w:spacing w:line="360" w:lineRule="auto"/>
        <w:rPr>
          <w:rFonts w:ascii="Times New Roman" w:hAnsi="Times New Roman" w:cs="Times New Roman"/>
          <w:sz w:val="24"/>
        </w:rPr>
      </w:pPr>
      <w:r>
        <w:rPr>
          <w:rFonts w:ascii="Times New Roman" w:hAnsi="Times New Roman" w:cs="Times New Roman"/>
          <w:sz w:val="24"/>
        </w:rPr>
        <w:t>(b)</w:t>
      </w:r>
    </w:p>
    <w:p w14:paraId="34BD70F7" w14:textId="6540D512" w:rsidR="00A93C4E" w:rsidRDefault="00287633" w:rsidP="00E64AEE">
      <w:pPr>
        <w:spacing w:line="36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8B9AD68" wp14:editId="041CF071">
            <wp:extent cx="5486400" cy="548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55DA9EFA" w14:textId="09E20FB8" w:rsidR="00A93C4E" w:rsidRDefault="00A93C4E" w:rsidP="00E64AEE">
      <w:pPr>
        <w:spacing w:line="360" w:lineRule="auto"/>
        <w:rPr>
          <w:rFonts w:ascii="Times New Roman" w:hAnsi="Times New Roman" w:cs="Times New Roman"/>
          <w:sz w:val="24"/>
        </w:rPr>
      </w:pPr>
      <w:r>
        <w:rPr>
          <w:rFonts w:ascii="Times New Roman" w:hAnsi="Times New Roman" w:cs="Times New Roman"/>
          <w:sz w:val="24"/>
        </w:rPr>
        <w:t>(c)</w:t>
      </w:r>
    </w:p>
    <w:p w14:paraId="47EA6787" w14:textId="08D58150" w:rsidR="00C90401" w:rsidRDefault="00F23FF3" w:rsidP="00E64AEE">
      <w:pPr>
        <w:spacing w:line="36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70BF874" wp14:editId="1F734E8E">
            <wp:extent cx="5486400" cy="548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2514C58E" w14:textId="7955DA76" w:rsidR="00C90401" w:rsidRDefault="00C90401" w:rsidP="00E64AEE">
      <w:pPr>
        <w:spacing w:line="360" w:lineRule="auto"/>
        <w:rPr>
          <w:rFonts w:ascii="Times New Roman" w:hAnsi="Times New Roman" w:cs="Times New Roman"/>
          <w:sz w:val="24"/>
        </w:rPr>
      </w:pPr>
      <w:r>
        <w:rPr>
          <w:rFonts w:ascii="Times New Roman" w:hAnsi="Times New Roman" w:cs="Times New Roman"/>
          <w:sz w:val="24"/>
        </w:rPr>
        <w:t>(d)</w:t>
      </w:r>
    </w:p>
    <w:p w14:paraId="6DAADF1E" w14:textId="38DC8ACB" w:rsidR="00C90401" w:rsidRDefault="00F23FF3" w:rsidP="00E64AEE">
      <w:pPr>
        <w:spacing w:line="36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CA5C03E" wp14:editId="1CD3F738">
            <wp:extent cx="5486400" cy="5486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7FC56842" w14:textId="5FCA12FD" w:rsidR="007F2B4F" w:rsidRDefault="007F2B4F" w:rsidP="00E64AEE">
      <w:pPr>
        <w:spacing w:line="360" w:lineRule="auto"/>
        <w:rPr>
          <w:rFonts w:ascii="Times New Roman" w:hAnsi="Times New Roman" w:cs="Times New Roman"/>
          <w:sz w:val="24"/>
        </w:rPr>
      </w:pPr>
      <w:r>
        <w:rPr>
          <w:rFonts w:ascii="Times New Roman" w:hAnsi="Times New Roman" w:cs="Times New Roman"/>
          <w:sz w:val="24"/>
        </w:rPr>
        <w:t xml:space="preserve">Further PCA on combined metabolites data showed that, in general, concentration of all amino acids except for Taurine and most SCFA was higher while bile acid concentration was </w:t>
      </w:r>
      <w:proofErr w:type="gramStart"/>
      <w:r>
        <w:rPr>
          <w:rFonts w:ascii="Times New Roman" w:hAnsi="Times New Roman" w:cs="Times New Roman"/>
          <w:sz w:val="24"/>
        </w:rPr>
        <w:t>lower  in</w:t>
      </w:r>
      <w:proofErr w:type="gramEnd"/>
      <w:r>
        <w:rPr>
          <w:rFonts w:ascii="Times New Roman" w:hAnsi="Times New Roman" w:cs="Times New Roman"/>
          <w:sz w:val="24"/>
        </w:rPr>
        <w:t xml:space="preserve"> the </w:t>
      </w:r>
      <w:proofErr w:type="spellStart"/>
      <w:r>
        <w:rPr>
          <w:rFonts w:ascii="Times New Roman" w:hAnsi="Times New Roman" w:cs="Times New Roman"/>
          <w:sz w:val="24"/>
        </w:rPr>
        <w:t>DSS+Cranberry</w:t>
      </w:r>
      <w:proofErr w:type="spellEnd"/>
      <w:r>
        <w:rPr>
          <w:rFonts w:ascii="Times New Roman" w:hAnsi="Times New Roman" w:cs="Times New Roman"/>
          <w:sz w:val="24"/>
        </w:rPr>
        <w:t xml:space="preserve"> samples compared to the rest. The SCFA could be divided into 2 groups, with AA, BA, PA and VA </w:t>
      </w:r>
      <w:r w:rsidR="00484753">
        <w:rPr>
          <w:rFonts w:ascii="Times New Roman" w:hAnsi="Times New Roman" w:cs="Times New Roman"/>
          <w:sz w:val="24"/>
        </w:rPr>
        <w:t xml:space="preserve">directionally nearly orthogonal to the rest of the SCFAs in the principal components space (Figure </w:t>
      </w:r>
    </w:p>
    <w:p w14:paraId="37987B11" w14:textId="61AF5A29" w:rsidR="00484753" w:rsidRDefault="00484753" w:rsidP="00484753">
      <w:pPr>
        <w:spacing w:line="360" w:lineRule="auto"/>
        <w:rPr>
          <w:rFonts w:ascii="Times New Roman" w:hAnsi="Times New Roman" w:cs="Times New Roman"/>
          <w:sz w:val="24"/>
        </w:rPr>
      </w:pPr>
      <w:r w:rsidRPr="00392441">
        <w:rPr>
          <w:rFonts w:ascii="Times New Roman" w:hAnsi="Times New Roman" w:cs="Times New Roman"/>
          <w:b/>
          <w:i/>
          <w:iCs/>
          <w:sz w:val="24"/>
          <w:rPrChange w:id="72" w:author="尹然(基础科学研究部)" w:date="2021-08-09T22:14:00Z">
            <w:rPr>
              <w:rFonts w:ascii="Times New Roman" w:hAnsi="Times New Roman" w:cs="Times New Roman"/>
              <w:i/>
              <w:iCs/>
              <w:sz w:val="24"/>
            </w:rPr>
          </w:rPrChange>
        </w:rPr>
        <w:t>Figure 5</w:t>
      </w:r>
      <w:r>
        <w:rPr>
          <w:rFonts w:ascii="Times New Roman" w:hAnsi="Times New Roman" w:cs="Times New Roman"/>
          <w:sz w:val="24"/>
        </w:rPr>
        <w:t>: Biplots of bacterial metabolites. The points represent individual samples are color-coded by treatment and diet (a) or by genotype (b). The arrows show the direction of the increased amount and relative magnitude of the effect of each microbial metabolite and color-coded by the type of metabolite.</w:t>
      </w:r>
    </w:p>
    <w:p w14:paraId="1F22C292" w14:textId="112E1E19" w:rsidR="001E0FF9" w:rsidRDefault="001E0FF9" w:rsidP="00484753">
      <w:pPr>
        <w:spacing w:line="36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51528325" wp14:editId="249F5FE2">
            <wp:extent cx="5934075" cy="3295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72468E75" w14:textId="77777777" w:rsidR="001E0FF9" w:rsidRDefault="001E0FF9" w:rsidP="00484753">
      <w:pPr>
        <w:spacing w:line="360" w:lineRule="auto"/>
        <w:rPr>
          <w:rFonts w:ascii="Times New Roman" w:hAnsi="Times New Roman" w:cs="Times New Roman"/>
          <w:sz w:val="24"/>
        </w:rPr>
      </w:pPr>
    </w:p>
    <w:p w14:paraId="2F4A9BCE" w14:textId="1F4E6F1D" w:rsidR="001107E8" w:rsidRDefault="00BA5FD1" w:rsidP="00E64AEE">
      <w:pPr>
        <w:spacing w:line="360" w:lineRule="auto"/>
        <w:rPr>
          <w:rFonts w:ascii="Times New Roman" w:hAnsi="Times New Roman" w:cs="Times New Roman"/>
          <w:sz w:val="24"/>
        </w:rPr>
      </w:pPr>
      <w:r>
        <w:rPr>
          <w:rFonts w:ascii="Times New Roman" w:hAnsi="Times New Roman" w:cs="Times New Roman"/>
          <w:sz w:val="24"/>
        </w:rPr>
        <w:t xml:space="preserve">Multinomial regression models were fitted to predict sample treatment and diet or genotype with principal components as predictors. The model with the first 3 principal components accurately classified 29 out of 48 samples (60.4%) by treatment/diet and the predictive power increased slow </w:t>
      </w:r>
      <w:r w:rsidR="00E7558B">
        <w:rPr>
          <w:rFonts w:ascii="Times New Roman" w:hAnsi="Times New Roman" w:cs="Times New Roman"/>
          <w:sz w:val="24"/>
        </w:rPr>
        <w:t>by adding mor</w:t>
      </w:r>
      <w:r w:rsidR="00605E87">
        <w:rPr>
          <w:rFonts w:ascii="Times New Roman" w:hAnsi="Times New Roman" w:cs="Times New Roman"/>
          <w:sz w:val="24"/>
        </w:rPr>
        <w:t>e</w:t>
      </w:r>
      <w:r w:rsidR="00E7558B">
        <w:rPr>
          <w:rFonts w:ascii="Times New Roman" w:hAnsi="Times New Roman" w:cs="Times New Roman"/>
          <w:sz w:val="24"/>
        </w:rPr>
        <w:t xml:space="preserve"> PC</w:t>
      </w:r>
      <w:r w:rsidR="00605E87">
        <w:rPr>
          <w:rFonts w:ascii="Times New Roman" w:hAnsi="Times New Roman" w:cs="Times New Roman"/>
          <w:sz w:val="24"/>
        </w:rPr>
        <w:t xml:space="preserve"> (Table 3)</w:t>
      </w:r>
      <w:r w:rsidR="00E7558B">
        <w:rPr>
          <w:rFonts w:ascii="Times New Roman" w:hAnsi="Times New Roman" w:cs="Times New Roman"/>
          <w:sz w:val="24"/>
        </w:rPr>
        <w:t>. However, the model predicting genotype correctly classified 34 out of 48 samples (70.8%) with just the first principal component</w:t>
      </w:r>
      <w:r w:rsidR="00605E87">
        <w:rPr>
          <w:rFonts w:ascii="Times New Roman" w:hAnsi="Times New Roman" w:cs="Times New Roman"/>
          <w:sz w:val="24"/>
        </w:rPr>
        <w:t xml:space="preserve"> (Table 4)</w:t>
      </w:r>
      <w:r w:rsidR="00E7558B">
        <w:rPr>
          <w:rFonts w:ascii="Times New Roman" w:hAnsi="Times New Roman" w:cs="Times New Roman"/>
          <w:sz w:val="24"/>
        </w:rPr>
        <w:t xml:space="preserve"> suggesting stronger separation of the samples by genotype. </w:t>
      </w:r>
    </w:p>
    <w:p w14:paraId="1F098095" w14:textId="77777777" w:rsidR="001F036B" w:rsidRDefault="001F036B" w:rsidP="00E64AEE">
      <w:pPr>
        <w:spacing w:line="360" w:lineRule="auto"/>
        <w:rPr>
          <w:rFonts w:ascii="Times New Roman" w:hAnsi="Times New Roman" w:cs="Times New Roman"/>
          <w:sz w:val="24"/>
        </w:rPr>
      </w:pPr>
    </w:p>
    <w:p w14:paraId="18AB7C75" w14:textId="23513C03" w:rsidR="00605E87" w:rsidRDefault="00605E87" w:rsidP="00E64AEE">
      <w:pPr>
        <w:spacing w:line="360" w:lineRule="auto"/>
        <w:rPr>
          <w:rFonts w:ascii="Times New Roman" w:hAnsi="Times New Roman" w:cs="Times New Roman"/>
          <w:sz w:val="24"/>
        </w:rPr>
      </w:pPr>
      <w:r w:rsidRPr="00392441">
        <w:rPr>
          <w:rFonts w:ascii="Times New Roman" w:hAnsi="Times New Roman" w:cs="Times New Roman"/>
          <w:b/>
          <w:sz w:val="24"/>
          <w:rPrChange w:id="73" w:author="尹然(基础科学研究部)" w:date="2021-08-09T22:14:00Z">
            <w:rPr>
              <w:rFonts w:ascii="Times New Roman" w:hAnsi="Times New Roman" w:cs="Times New Roman"/>
              <w:sz w:val="24"/>
            </w:rPr>
          </w:rPrChange>
        </w:rPr>
        <w:t>Table 3</w:t>
      </w:r>
      <w:r>
        <w:rPr>
          <w:rFonts w:ascii="Times New Roman" w:hAnsi="Times New Roman" w:cs="Times New Roman"/>
          <w:sz w:val="24"/>
        </w:rPr>
        <w:t>:</w:t>
      </w:r>
    </w:p>
    <w:tbl>
      <w:tblPr>
        <w:tblStyle w:val="ae"/>
        <w:tblW w:w="0" w:type="auto"/>
        <w:tblLook w:val="04A0" w:firstRow="1" w:lastRow="0" w:firstColumn="1" w:lastColumn="0" w:noHBand="0" w:noVBand="1"/>
      </w:tblPr>
      <w:tblGrid>
        <w:gridCol w:w="1870"/>
        <w:gridCol w:w="1870"/>
        <w:gridCol w:w="1870"/>
        <w:gridCol w:w="1870"/>
        <w:gridCol w:w="1870"/>
      </w:tblGrid>
      <w:tr w:rsidR="00605E87" w14:paraId="073371B6" w14:textId="77777777" w:rsidTr="00605E87">
        <w:tc>
          <w:tcPr>
            <w:tcW w:w="1870" w:type="dxa"/>
            <w:vMerge w:val="restart"/>
          </w:tcPr>
          <w:p w14:paraId="348AAEB6" w14:textId="77777777" w:rsidR="00605E87" w:rsidRDefault="00605E87" w:rsidP="00E64AEE">
            <w:pPr>
              <w:spacing w:line="360" w:lineRule="auto"/>
              <w:rPr>
                <w:rFonts w:ascii="Times New Roman" w:hAnsi="Times New Roman" w:cs="Times New Roman"/>
                <w:sz w:val="24"/>
              </w:rPr>
            </w:pPr>
            <w:r>
              <w:rPr>
                <w:rFonts w:ascii="Times New Roman" w:hAnsi="Times New Roman" w:cs="Times New Roman"/>
                <w:sz w:val="24"/>
              </w:rPr>
              <w:t>Predicted treatment/diet</w:t>
            </w:r>
          </w:p>
          <w:p w14:paraId="169AE205" w14:textId="394262FB" w:rsidR="00605E87" w:rsidRDefault="00605E87" w:rsidP="00E64AEE">
            <w:pPr>
              <w:spacing w:line="360" w:lineRule="auto"/>
              <w:rPr>
                <w:rFonts w:ascii="Times New Roman" w:hAnsi="Times New Roman" w:cs="Times New Roman"/>
                <w:sz w:val="24"/>
              </w:rPr>
            </w:pPr>
            <w:r>
              <w:rPr>
                <w:rFonts w:ascii="Times New Roman" w:hAnsi="Times New Roman" w:cs="Times New Roman"/>
                <w:sz w:val="24"/>
              </w:rPr>
              <w:t>PC1+PC2+PC3</w:t>
            </w:r>
          </w:p>
        </w:tc>
        <w:tc>
          <w:tcPr>
            <w:tcW w:w="7480" w:type="dxa"/>
            <w:gridSpan w:val="4"/>
          </w:tcPr>
          <w:p w14:paraId="6EBDECD4" w14:textId="13F10852" w:rsidR="00605E87" w:rsidRDefault="00605E87" w:rsidP="00605E87">
            <w:pPr>
              <w:spacing w:line="360" w:lineRule="auto"/>
              <w:jc w:val="center"/>
              <w:rPr>
                <w:rFonts w:ascii="Times New Roman" w:hAnsi="Times New Roman" w:cs="Times New Roman"/>
                <w:sz w:val="24"/>
              </w:rPr>
            </w:pPr>
            <w:r>
              <w:rPr>
                <w:rFonts w:ascii="Times New Roman" w:hAnsi="Times New Roman" w:cs="Times New Roman"/>
                <w:sz w:val="24"/>
              </w:rPr>
              <w:t>Actual treatment/diet</w:t>
            </w:r>
          </w:p>
        </w:tc>
      </w:tr>
      <w:tr w:rsidR="00605E87" w14:paraId="7528C6BD" w14:textId="77777777" w:rsidTr="00605E87">
        <w:tc>
          <w:tcPr>
            <w:tcW w:w="1870" w:type="dxa"/>
            <w:vMerge/>
          </w:tcPr>
          <w:p w14:paraId="5B9E0DC9" w14:textId="77777777" w:rsidR="00605E87" w:rsidRDefault="00605E87" w:rsidP="00E64AEE">
            <w:pPr>
              <w:spacing w:line="360" w:lineRule="auto"/>
              <w:rPr>
                <w:rFonts w:ascii="Times New Roman" w:hAnsi="Times New Roman" w:cs="Times New Roman"/>
                <w:sz w:val="24"/>
              </w:rPr>
            </w:pPr>
          </w:p>
        </w:tc>
        <w:tc>
          <w:tcPr>
            <w:tcW w:w="1870" w:type="dxa"/>
          </w:tcPr>
          <w:p w14:paraId="5983BA79" w14:textId="3F5B4A57" w:rsidR="00605E87" w:rsidRDefault="00605E87" w:rsidP="00E64AEE">
            <w:pPr>
              <w:spacing w:line="360" w:lineRule="auto"/>
              <w:rPr>
                <w:rFonts w:ascii="Times New Roman" w:hAnsi="Times New Roman" w:cs="Times New Roman"/>
                <w:sz w:val="24"/>
              </w:rPr>
            </w:pPr>
            <w:r>
              <w:rPr>
                <w:rFonts w:ascii="Times New Roman" w:hAnsi="Times New Roman" w:cs="Times New Roman"/>
                <w:sz w:val="24"/>
              </w:rPr>
              <w:t>DSS</w:t>
            </w:r>
          </w:p>
        </w:tc>
        <w:tc>
          <w:tcPr>
            <w:tcW w:w="1870" w:type="dxa"/>
          </w:tcPr>
          <w:p w14:paraId="2D95A7B9" w14:textId="44447158" w:rsidR="00605E87" w:rsidRDefault="00605E87" w:rsidP="00E64AEE">
            <w:pPr>
              <w:spacing w:line="360" w:lineRule="auto"/>
              <w:rPr>
                <w:rFonts w:ascii="Times New Roman" w:hAnsi="Times New Roman" w:cs="Times New Roman"/>
                <w:sz w:val="24"/>
              </w:rPr>
            </w:pPr>
            <w:r>
              <w:rPr>
                <w:rFonts w:ascii="Times New Roman" w:hAnsi="Times New Roman" w:cs="Times New Roman"/>
                <w:sz w:val="24"/>
              </w:rPr>
              <w:t>Naïve</w:t>
            </w:r>
          </w:p>
        </w:tc>
        <w:tc>
          <w:tcPr>
            <w:tcW w:w="1870" w:type="dxa"/>
          </w:tcPr>
          <w:p w14:paraId="61503008" w14:textId="343F6152" w:rsidR="00605E87" w:rsidRDefault="00605E87" w:rsidP="00E64AEE">
            <w:pPr>
              <w:spacing w:line="360" w:lineRule="auto"/>
              <w:rPr>
                <w:rFonts w:ascii="Times New Roman" w:hAnsi="Times New Roman" w:cs="Times New Roman"/>
                <w:sz w:val="24"/>
              </w:rPr>
            </w:pPr>
            <w:r>
              <w:rPr>
                <w:rFonts w:ascii="Times New Roman" w:hAnsi="Times New Roman" w:cs="Times New Roman"/>
                <w:sz w:val="24"/>
              </w:rPr>
              <w:t>DSS + PEITC</w:t>
            </w:r>
          </w:p>
        </w:tc>
        <w:tc>
          <w:tcPr>
            <w:tcW w:w="1870" w:type="dxa"/>
          </w:tcPr>
          <w:p w14:paraId="5C4F9C37" w14:textId="47DD4531" w:rsidR="00605E87" w:rsidRDefault="00605E87" w:rsidP="00E64AEE">
            <w:pPr>
              <w:spacing w:line="360" w:lineRule="auto"/>
              <w:rPr>
                <w:rFonts w:ascii="Times New Roman" w:hAnsi="Times New Roman" w:cs="Times New Roman"/>
                <w:sz w:val="24"/>
              </w:rPr>
            </w:pPr>
            <w:r>
              <w:rPr>
                <w:rFonts w:ascii="Times New Roman" w:hAnsi="Times New Roman" w:cs="Times New Roman"/>
                <w:sz w:val="24"/>
              </w:rPr>
              <w:t>DSS + Cranberry</w:t>
            </w:r>
          </w:p>
        </w:tc>
      </w:tr>
      <w:tr w:rsidR="00605E87" w14:paraId="16CCE526" w14:textId="77777777" w:rsidTr="00605E87">
        <w:tc>
          <w:tcPr>
            <w:tcW w:w="1870" w:type="dxa"/>
          </w:tcPr>
          <w:p w14:paraId="385D3BEB" w14:textId="759BDA59" w:rsidR="00605E87" w:rsidRDefault="00605E87" w:rsidP="00E64AEE">
            <w:pPr>
              <w:spacing w:line="360" w:lineRule="auto"/>
              <w:rPr>
                <w:rFonts w:ascii="Times New Roman" w:hAnsi="Times New Roman" w:cs="Times New Roman"/>
                <w:sz w:val="24"/>
              </w:rPr>
            </w:pPr>
            <w:r>
              <w:rPr>
                <w:rFonts w:ascii="Times New Roman" w:hAnsi="Times New Roman" w:cs="Times New Roman"/>
                <w:sz w:val="24"/>
              </w:rPr>
              <w:t>DSS</w:t>
            </w:r>
          </w:p>
        </w:tc>
        <w:tc>
          <w:tcPr>
            <w:tcW w:w="1870" w:type="dxa"/>
            <w:shd w:val="clear" w:color="auto" w:fill="92D050"/>
          </w:tcPr>
          <w:p w14:paraId="6BD07891" w14:textId="42DC16F1" w:rsidR="00605E87" w:rsidRDefault="00605E87" w:rsidP="00E64AEE">
            <w:pPr>
              <w:spacing w:line="360" w:lineRule="auto"/>
              <w:rPr>
                <w:rFonts w:ascii="Times New Roman" w:hAnsi="Times New Roman" w:cs="Times New Roman"/>
                <w:sz w:val="24"/>
              </w:rPr>
            </w:pPr>
            <w:r>
              <w:rPr>
                <w:rFonts w:ascii="Times New Roman" w:hAnsi="Times New Roman" w:cs="Times New Roman"/>
                <w:sz w:val="24"/>
              </w:rPr>
              <w:t>8</w:t>
            </w:r>
          </w:p>
        </w:tc>
        <w:tc>
          <w:tcPr>
            <w:tcW w:w="1870" w:type="dxa"/>
          </w:tcPr>
          <w:p w14:paraId="37AE367B" w14:textId="1068FAA3" w:rsidR="00605E87" w:rsidRDefault="00605E87" w:rsidP="00E64AEE">
            <w:pPr>
              <w:spacing w:line="360" w:lineRule="auto"/>
              <w:rPr>
                <w:rFonts w:ascii="Times New Roman" w:hAnsi="Times New Roman" w:cs="Times New Roman"/>
                <w:sz w:val="24"/>
              </w:rPr>
            </w:pPr>
            <w:r>
              <w:rPr>
                <w:rFonts w:ascii="Times New Roman" w:hAnsi="Times New Roman" w:cs="Times New Roman"/>
                <w:sz w:val="24"/>
              </w:rPr>
              <w:t>4</w:t>
            </w:r>
          </w:p>
        </w:tc>
        <w:tc>
          <w:tcPr>
            <w:tcW w:w="1870" w:type="dxa"/>
          </w:tcPr>
          <w:p w14:paraId="316CE46D" w14:textId="266405F3" w:rsidR="00605E87" w:rsidRDefault="00605E87" w:rsidP="00E64AEE">
            <w:pPr>
              <w:spacing w:line="360" w:lineRule="auto"/>
              <w:rPr>
                <w:rFonts w:ascii="Times New Roman" w:hAnsi="Times New Roman" w:cs="Times New Roman"/>
                <w:sz w:val="24"/>
              </w:rPr>
            </w:pPr>
            <w:r>
              <w:rPr>
                <w:rFonts w:ascii="Times New Roman" w:hAnsi="Times New Roman" w:cs="Times New Roman"/>
                <w:sz w:val="24"/>
              </w:rPr>
              <w:t>4</w:t>
            </w:r>
          </w:p>
        </w:tc>
        <w:tc>
          <w:tcPr>
            <w:tcW w:w="1870" w:type="dxa"/>
          </w:tcPr>
          <w:p w14:paraId="3983F7F9" w14:textId="1913B92C" w:rsidR="00605E87" w:rsidRDefault="00605E87" w:rsidP="00E64AEE">
            <w:pPr>
              <w:spacing w:line="360" w:lineRule="auto"/>
              <w:rPr>
                <w:rFonts w:ascii="Times New Roman" w:hAnsi="Times New Roman" w:cs="Times New Roman"/>
                <w:sz w:val="24"/>
              </w:rPr>
            </w:pPr>
            <w:r>
              <w:rPr>
                <w:rFonts w:ascii="Times New Roman" w:hAnsi="Times New Roman" w:cs="Times New Roman"/>
                <w:sz w:val="24"/>
              </w:rPr>
              <w:t>0</w:t>
            </w:r>
          </w:p>
        </w:tc>
      </w:tr>
      <w:tr w:rsidR="00605E87" w14:paraId="1A75AC5C" w14:textId="77777777" w:rsidTr="00605E87">
        <w:tc>
          <w:tcPr>
            <w:tcW w:w="1870" w:type="dxa"/>
          </w:tcPr>
          <w:p w14:paraId="4D7FA68A" w14:textId="085907A2"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Naïve</w:t>
            </w:r>
          </w:p>
        </w:tc>
        <w:tc>
          <w:tcPr>
            <w:tcW w:w="1870" w:type="dxa"/>
          </w:tcPr>
          <w:p w14:paraId="3524DDC4" w14:textId="24B396B7"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2</w:t>
            </w:r>
          </w:p>
        </w:tc>
        <w:tc>
          <w:tcPr>
            <w:tcW w:w="1870" w:type="dxa"/>
            <w:shd w:val="clear" w:color="auto" w:fill="92D050"/>
          </w:tcPr>
          <w:p w14:paraId="625C75AD" w14:textId="18A9BA22"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4</w:t>
            </w:r>
          </w:p>
        </w:tc>
        <w:tc>
          <w:tcPr>
            <w:tcW w:w="1870" w:type="dxa"/>
          </w:tcPr>
          <w:p w14:paraId="101B6703" w14:textId="4256610D"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1</w:t>
            </w:r>
          </w:p>
        </w:tc>
        <w:tc>
          <w:tcPr>
            <w:tcW w:w="1870" w:type="dxa"/>
          </w:tcPr>
          <w:p w14:paraId="064B868E" w14:textId="06D5FA21"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0</w:t>
            </w:r>
          </w:p>
        </w:tc>
      </w:tr>
      <w:tr w:rsidR="00605E87" w14:paraId="1791717A" w14:textId="77777777" w:rsidTr="00605E87">
        <w:tc>
          <w:tcPr>
            <w:tcW w:w="1870" w:type="dxa"/>
          </w:tcPr>
          <w:p w14:paraId="2F6216CC" w14:textId="5C29A58F"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DSS + PEITC</w:t>
            </w:r>
          </w:p>
        </w:tc>
        <w:tc>
          <w:tcPr>
            <w:tcW w:w="1870" w:type="dxa"/>
          </w:tcPr>
          <w:p w14:paraId="61114DA0" w14:textId="59E985A0"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1</w:t>
            </w:r>
          </w:p>
        </w:tc>
        <w:tc>
          <w:tcPr>
            <w:tcW w:w="1870" w:type="dxa"/>
          </w:tcPr>
          <w:p w14:paraId="6FDBD1D5" w14:textId="6EB82975"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3</w:t>
            </w:r>
          </w:p>
        </w:tc>
        <w:tc>
          <w:tcPr>
            <w:tcW w:w="1870" w:type="dxa"/>
            <w:shd w:val="clear" w:color="auto" w:fill="92D050"/>
          </w:tcPr>
          <w:p w14:paraId="5F0DC8FF" w14:textId="2A1B61A5"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6</w:t>
            </w:r>
          </w:p>
        </w:tc>
        <w:tc>
          <w:tcPr>
            <w:tcW w:w="1870" w:type="dxa"/>
          </w:tcPr>
          <w:p w14:paraId="2EE4B8C7" w14:textId="777DBF65"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1</w:t>
            </w:r>
          </w:p>
        </w:tc>
      </w:tr>
      <w:tr w:rsidR="00605E87" w14:paraId="3430FA44" w14:textId="77777777" w:rsidTr="00605E87">
        <w:tc>
          <w:tcPr>
            <w:tcW w:w="1870" w:type="dxa"/>
          </w:tcPr>
          <w:p w14:paraId="3ADFA91B" w14:textId="4441E854"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DSS + Cranberry</w:t>
            </w:r>
          </w:p>
        </w:tc>
        <w:tc>
          <w:tcPr>
            <w:tcW w:w="1870" w:type="dxa"/>
          </w:tcPr>
          <w:p w14:paraId="31675058" w14:textId="2E247855"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1</w:t>
            </w:r>
          </w:p>
        </w:tc>
        <w:tc>
          <w:tcPr>
            <w:tcW w:w="1870" w:type="dxa"/>
          </w:tcPr>
          <w:p w14:paraId="63820A25" w14:textId="48292B6C"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1</w:t>
            </w:r>
          </w:p>
        </w:tc>
        <w:tc>
          <w:tcPr>
            <w:tcW w:w="1870" w:type="dxa"/>
          </w:tcPr>
          <w:p w14:paraId="0ECC26E7" w14:textId="6E73A034"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1</w:t>
            </w:r>
          </w:p>
        </w:tc>
        <w:tc>
          <w:tcPr>
            <w:tcW w:w="1870" w:type="dxa"/>
            <w:shd w:val="clear" w:color="auto" w:fill="92D050"/>
          </w:tcPr>
          <w:p w14:paraId="48FD3041" w14:textId="7C051C58"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11</w:t>
            </w:r>
          </w:p>
        </w:tc>
      </w:tr>
    </w:tbl>
    <w:p w14:paraId="7330CB09" w14:textId="04389CBA" w:rsidR="00605E87" w:rsidRDefault="00605E87" w:rsidP="00E64AEE">
      <w:pPr>
        <w:spacing w:line="360" w:lineRule="auto"/>
        <w:rPr>
          <w:rFonts w:ascii="Times New Roman" w:hAnsi="Times New Roman" w:cs="Times New Roman"/>
          <w:sz w:val="24"/>
        </w:rPr>
      </w:pPr>
    </w:p>
    <w:p w14:paraId="0AE1372F" w14:textId="7D0EAE9B" w:rsidR="00605E87" w:rsidRDefault="00605E87" w:rsidP="00E64AEE">
      <w:pPr>
        <w:spacing w:line="360" w:lineRule="auto"/>
        <w:rPr>
          <w:rFonts w:ascii="Times New Roman" w:hAnsi="Times New Roman" w:cs="Times New Roman"/>
          <w:sz w:val="24"/>
        </w:rPr>
      </w:pPr>
    </w:p>
    <w:p w14:paraId="374D7AC7" w14:textId="77777777" w:rsidR="00605E87" w:rsidRDefault="00605E87" w:rsidP="00E64AEE">
      <w:pPr>
        <w:spacing w:line="360" w:lineRule="auto"/>
        <w:rPr>
          <w:rFonts w:ascii="Times New Roman" w:hAnsi="Times New Roman" w:cs="Times New Roman"/>
          <w:sz w:val="24"/>
        </w:rPr>
      </w:pPr>
    </w:p>
    <w:p w14:paraId="3A4249CE" w14:textId="11705D05" w:rsidR="00BA5FD1" w:rsidRDefault="00605E87" w:rsidP="00E64AEE">
      <w:pPr>
        <w:spacing w:line="360" w:lineRule="auto"/>
        <w:rPr>
          <w:rFonts w:ascii="Times New Roman" w:hAnsi="Times New Roman" w:cs="Times New Roman"/>
          <w:sz w:val="24"/>
        </w:rPr>
      </w:pPr>
      <w:r w:rsidRPr="00392441">
        <w:rPr>
          <w:rFonts w:ascii="Times New Roman" w:hAnsi="Times New Roman" w:cs="Times New Roman"/>
          <w:b/>
          <w:sz w:val="24"/>
          <w:rPrChange w:id="74" w:author="尹然(基础科学研究部)" w:date="2021-08-09T22:14:00Z">
            <w:rPr>
              <w:rFonts w:ascii="Times New Roman" w:hAnsi="Times New Roman" w:cs="Times New Roman"/>
              <w:sz w:val="24"/>
            </w:rPr>
          </w:rPrChange>
        </w:rPr>
        <w:t>Table 4</w:t>
      </w:r>
      <w:r>
        <w:rPr>
          <w:rFonts w:ascii="Times New Roman" w:hAnsi="Times New Roman" w:cs="Times New Roman"/>
          <w:sz w:val="24"/>
        </w:rPr>
        <w:t>:</w:t>
      </w:r>
    </w:p>
    <w:tbl>
      <w:tblPr>
        <w:tblStyle w:val="ae"/>
        <w:tblW w:w="0" w:type="auto"/>
        <w:tblLook w:val="04A0" w:firstRow="1" w:lastRow="0" w:firstColumn="1" w:lastColumn="0" w:noHBand="0" w:noVBand="1"/>
      </w:tblPr>
      <w:tblGrid>
        <w:gridCol w:w="3116"/>
        <w:gridCol w:w="3117"/>
        <w:gridCol w:w="3117"/>
      </w:tblGrid>
      <w:tr w:rsidR="00605E87" w14:paraId="5D11F1C2" w14:textId="77777777" w:rsidTr="00605E87">
        <w:tc>
          <w:tcPr>
            <w:tcW w:w="3116" w:type="dxa"/>
            <w:vMerge w:val="restart"/>
          </w:tcPr>
          <w:p w14:paraId="133C1682" w14:textId="5E16D6D3"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Predicted genotype</w:t>
            </w:r>
          </w:p>
          <w:p w14:paraId="6AF186D0" w14:textId="033825E3"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PC1</w:t>
            </w:r>
          </w:p>
        </w:tc>
        <w:tc>
          <w:tcPr>
            <w:tcW w:w="6234" w:type="dxa"/>
            <w:gridSpan w:val="2"/>
          </w:tcPr>
          <w:p w14:paraId="49870D31" w14:textId="64DA9FEE" w:rsidR="00605E87" w:rsidRDefault="00605E87" w:rsidP="00605E87">
            <w:pPr>
              <w:spacing w:line="360" w:lineRule="auto"/>
              <w:jc w:val="center"/>
              <w:rPr>
                <w:rFonts w:ascii="Times New Roman" w:hAnsi="Times New Roman" w:cs="Times New Roman"/>
                <w:sz w:val="24"/>
              </w:rPr>
            </w:pPr>
            <w:r>
              <w:rPr>
                <w:rFonts w:ascii="Times New Roman" w:hAnsi="Times New Roman" w:cs="Times New Roman"/>
                <w:sz w:val="24"/>
              </w:rPr>
              <w:t>Actual genotype</w:t>
            </w:r>
          </w:p>
        </w:tc>
      </w:tr>
      <w:tr w:rsidR="00605E87" w14:paraId="4D8CC6A4" w14:textId="77777777" w:rsidTr="00605E87">
        <w:tc>
          <w:tcPr>
            <w:tcW w:w="3116" w:type="dxa"/>
            <w:vMerge/>
          </w:tcPr>
          <w:p w14:paraId="14747AF8" w14:textId="77777777" w:rsidR="00605E87" w:rsidRDefault="00605E87" w:rsidP="00E64AEE">
            <w:pPr>
              <w:spacing w:line="360" w:lineRule="auto"/>
              <w:rPr>
                <w:rFonts w:ascii="Times New Roman" w:hAnsi="Times New Roman" w:cs="Times New Roman"/>
                <w:sz w:val="24"/>
              </w:rPr>
            </w:pPr>
          </w:p>
        </w:tc>
        <w:tc>
          <w:tcPr>
            <w:tcW w:w="3117" w:type="dxa"/>
          </w:tcPr>
          <w:p w14:paraId="539E2740" w14:textId="2E3A5D50" w:rsidR="00605E87" w:rsidRDefault="00B94F02" w:rsidP="00E64AEE">
            <w:pPr>
              <w:spacing w:line="360" w:lineRule="auto"/>
              <w:rPr>
                <w:rFonts w:ascii="Times New Roman" w:hAnsi="Times New Roman" w:cs="Times New Roman"/>
                <w:sz w:val="24"/>
              </w:rPr>
            </w:pPr>
            <w:r>
              <w:rPr>
                <w:rFonts w:ascii="Times New Roman" w:hAnsi="Times New Roman" w:cs="Times New Roman"/>
                <w:sz w:val="24"/>
              </w:rPr>
              <w:t>Wild Type</w:t>
            </w:r>
          </w:p>
        </w:tc>
        <w:tc>
          <w:tcPr>
            <w:tcW w:w="3117" w:type="dxa"/>
          </w:tcPr>
          <w:p w14:paraId="7554B410" w14:textId="656EBDF8" w:rsidR="00605E87" w:rsidRDefault="00B94F02" w:rsidP="00E64AEE">
            <w:pPr>
              <w:spacing w:line="360" w:lineRule="auto"/>
              <w:rPr>
                <w:rFonts w:ascii="Times New Roman" w:hAnsi="Times New Roman" w:cs="Times New Roman"/>
                <w:sz w:val="24"/>
              </w:rPr>
            </w:pPr>
            <w:r>
              <w:rPr>
                <w:rFonts w:ascii="Times New Roman" w:hAnsi="Times New Roman" w:cs="Times New Roman"/>
                <w:sz w:val="24"/>
              </w:rPr>
              <w:t>Nrf2 KO</w:t>
            </w:r>
          </w:p>
        </w:tc>
      </w:tr>
      <w:tr w:rsidR="00605E87" w14:paraId="145F9CC4" w14:textId="77777777" w:rsidTr="00B94F02">
        <w:tc>
          <w:tcPr>
            <w:tcW w:w="3116" w:type="dxa"/>
          </w:tcPr>
          <w:p w14:paraId="2CAD7319" w14:textId="499FAF0C" w:rsidR="00605E87" w:rsidRDefault="00B94F02" w:rsidP="00E64AEE">
            <w:pPr>
              <w:spacing w:line="360" w:lineRule="auto"/>
              <w:rPr>
                <w:rFonts w:ascii="Times New Roman" w:hAnsi="Times New Roman" w:cs="Times New Roman"/>
                <w:sz w:val="24"/>
              </w:rPr>
            </w:pPr>
            <w:r>
              <w:rPr>
                <w:rFonts w:ascii="Times New Roman" w:hAnsi="Times New Roman" w:cs="Times New Roman"/>
                <w:sz w:val="24"/>
              </w:rPr>
              <w:t>Wild Type</w:t>
            </w:r>
          </w:p>
        </w:tc>
        <w:tc>
          <w:tcPr>
            <w:tcW w:w="3117" w:type="dxa"/>
            <w:shd w:val="clear" w:color="auto" w:fill="92D050"/>
          </w:tcPr>
          <w:p w14:paraId="152540AE" w14:textId="12EB6F7A" w:rsidR="00605E87" w:rsidRDefault="00B94F02" w:rsidP="00E64AEE">
            <w:pPr>
              <w:spacing w:line="360" w:lineRule="auto"/>
              <w:rPr>
                <w:rFonts w:ascii="Times New Roman" w:hAnsi="Times New Roman" w:cs="Times New Roman"/>
                <w:sz w:val="24"/>
              </w:rPr>
            </w:pPr>
            <w:r>
              <w:rPr>
                <w:rFonts w:ascii="Times New Roman" w:hAnsi="Times New Roman" w:cs="Times New Roman"/>
                <w:sz w:val="24"/>
              </w:rPr>
              <w:t>18</w:t>
            </w:r>
          </w:p>
        </w:tc>
        <w:tc>
          <w:tcPr>
            <w:tcW w:w="3117" w:type="dxa"/>
          </w:tcPr>
          <w:p w14:paraId="512F0856" w14:textId="6D20674C" w:rsidR="00605E87" w:rsidRDefault="00B94F02" w:rsidP="00E64AEE">
            <w:pPr>
              <w:spacing w:line="360" w:lineRule="auto"/>
              <w:rPr>
                <w:rFonts w:ascii="Times New Roman" w:hAnsi="Times New Roman" w:cs="Times New Roman"/>
                <w:sz w:val="24"/>
              </w:rPr>
            </w:pPr>
            <w:r>
              <w:rPr>
                <w:rFonts w:ascii="Times New Roman" w:hAnsi="Times New Roman" w:cs="Times New Roman"/>
                <w:sz w:val="24"/>
              </w:rPr>
              <w:t>6</w:t>
            </w:r>
          </w:p>
        </w:tc>
      </w:tr>
      <w:tr w:rsidR="00B94F02" w14:paraId="75DE7D7F" w14:textId="77777777" w:rsidTr="00B94F02">
        <w:tc>
          <w:tcPr>
            <w:tcW w:w="3116" w:type="dxa"/>
          </w:tcPr>
          <w:p w14:paraId="352DF5B1" w14:textId="69A13D16" w:rsidR="00B94F02" w:rsidRDefault="00B94F02" w:rsidP="00E64AEE">
            <w:pPr>
              <w:spacing w:line="360" w:lineRule="auto"/>
              <w:rPr>
                <w:rFonts w:ascii="Times New Roman" w:hAnsi="Times New Roman" w:cs="Times New Roman"/>
                <w:sz w:val="24"/>
              </w:rPr>
            </w:pPr>
            <w:r>
              <w:rPr>
                <w:rFonts w:ascii="Times New Roman" w:hAnsi="Times New Roman" w:cs="Times New Roman"/>
                <w:sz w:val="24"/>
              </w:rPr>
              <w:t>Nrf2 KO</w:t>
            </w:r>
          </w:p>
        </w:tc>
        <w:tc>
          <w:tcPr>
            <w:tcW w:w="3117" w:type="dxa"/>
          </w:tcPr>
          <w:p w14:paraId="3F37462A" w14:textId="0F27AF7F" w:rsidR="00B94F02" w:rsidRDefault="00B94F02" w:rsidP="00E64AEE">
            <w:pPr>
              <w:spacing w:line="360" w:lineRule="auto"/>
              <w:rPr>
                <w:rFonts w:ascii="Times New Roman" w:hAnsi="Times New Roman" w:cs="Times New Roman"/>
                <w:sz w:val="24"/>
              </w:rPr>
            </w:pPr>
            <w:r>
              <w:rPr>
                <w:rFonts w:ascii="Times New Roman" w:hAnsi="Times New Roman" w:cs="Times New Roman"/>
                <w:sz w:val="24"/>
              </w:rPr>
              <w:t>8</w:t>
            </w:r>
          </w:p>
        </w:tc>
        <w:tc>
          <w:tcPr>
            <w:tcW w:w="3117" w:type="dxa"/>
            <w:shd w:val="clear" w:color="auto" w:fill="92D050"/>
          </w:tcPr>
          <w:p w14:paraId="468BA24F" w14:textId="56B07EEE" w:rsidR="00B94F02" w:rsidRDefault="00B94F02" w:rsidP="00E64AEE">
            <w:pPr>
              <w:spacing w:line="360" w:lineRule="auto"/>
              <w:rPr>
                <w:rFonts w:ascii="Times New Roman" w:hAnsi="Times New Roman" w:cs="Times New Roman"/>
                <w:sz w:val="24"/>
              </w:rPr>
            </w:pPr>
            <w:r>
              <w:rPr>
                <w:rFonts w:ascii="Times New Roman" w:hAnsi="Times New Roman" w:cs="Times New Roman"/>
                <w:sz w:val="24"/>
              </w:rPr>
              <w:t>16</w:t>
            </w:r>
          </w:p>
        </w:tc>
      </w:tr>
    </w:tbl>
    <w:p w14:paraId="1EAD443D" w14:textId="620D064F" w:rsidR="00605E87" w:rsidDel="00392441" w:rsidRDefault="00605E87" w:rsidP="00E64AEE">
      <w:pPr>
        <w:spacing w:line="360" w:lineRule="auto"/>
        <w:rPr>
          <w:del w:id="75" w:author="尹然(基础科学研究部)" w:date="2021-08-09T22:14:00Z"/>
          <w:rFonts w:ascii="Times New Roman" w:hAnsi="Times New Roman" w:cs="Times New Roman"/>
          <w:sz w:val="24"/>
        </w:rPr>
      </w:pPr>
    </w:p>
    <w:p w14:paraId="28B80115" w14:textId="360E4A30" w:rsidR="00756267" w:rsidDel="00392441" w:rsidRDefault="00756267" w:rsidP="00E64AEE">
      <w:pPr>
        <w:spacing w:line="360" w:lineRule="auto"/>
        <w:rPr>
          <w:del w:id="76" w:author="尹然(基础科学研究部)" w:date="2021-08-09T22:14:00Z"/>
          <w:rFonts w:ascii="Times New Roman" w:hAnsi="Times New Roman" w:cs="Times New Roman"/>
          <w:sz w:val="24"/>
        </w:rPr>
      </w:pPr>
    </w:p>
    <w:p w14:paraId="5D40D8D2" w14:textId="77777777" w:rsidR="00756267" w:rsidRPr="001107E8" w:rsidRDefault="00756267" w:rsidP="00E64AEE">
      <w:pPr>
        <w:spacing w:line="360" w:lineRule="auto"/>
        <w:rPr>
          <w:rFonts w:ascii="Times New Roman" w:hAnsi="Times New Roman" w:cs="Times New Roman"/>
          <w:sz w:val="24"/>
        </w:rPr>
      </w:pPr>
    </w:p>
    <w:p w14:paraId="075CBD0F" w14:textId="0E0CDB11" w:rsidR="001F036B" w:rsidRPr="001107E8" w:rsidRDefault="001F036B" w:rsidP="001F036B">
      <w:pPr>
        <w:spacing w:line="360" w:lineRule="auto"/>
        <w:rPr>
          <w:rFonts w:ascii="Times New Roman" w:hAnsi="Times New Roman" w:cs="Times New Roman"/>
          <w:sz w:val="24"/>
        </w:rPr>
      </w:pPr>
      <w:r>
        <w:rPr>
          <w:rFonts w:ascii="Times New Roman" w:hAnsi="Times New Roman" w:cs="Times New Roman"/>
          <w:sz w:val="24"/>
        </w:rPr>
        <w:t xml:space="preserve">Examination of the metabolites individually showed that </w:t>
      </w:r>
      <w:r w:rsidRPr="001107E8">
        <w:rPr>
          <w:rFonts w:ascii="Times New Roman" w:hAnsi="Times New Roman" w:cs="Times New Roman"/>
          <w:sz w:val="24"/>
        </w:rPr>
        <w:t>DSS treatment altered</w:t>
      </w:r>
      <w:r>
        <w:rPr>
          <w:rFonts w:ascii="Times New Roman" w:hAnsi="Times New Roman" w:cs="Times New Roman"/>
          <w:sz w:val="24"/>
        </w:rPr>
        <w:t xml:space="preserve"> the production of </w:t>
      </w:r>
    </w:p>
    <w:p w14:paraId="4251A59D" w14:textId="0CCBAC40" w:rsidR="00E64AEE" w:rsidRPr="001107E8" w:rsidRDefault="001F036B" w:rsidP="00E64AEE">
      <w:pPr>
        <w:spacing w:line="360" w:lineRule="auto"/>
        <w:rPr>
          <w:rFonts w:ascii="Times New Roman" w:hAnsi="Times New Roman" w:cs="Times New Roman"/>
          <w:sz w:val="24"/>
        </w:rPr>
      </w:pPr>
      <w:r>
        <w:rPr>
          <w:rFonts w:ascii="Times New Roman" w:hAnsi="Times New Roman" w:cs="Times New Roman"/>
          <w:sz w:val="24"/>
        </w:rPr>
        <w:t xml:space="preserve">Several of them </w:t>
      </w:r>
      <w:r w:rsidR="00E64AEE" w:rsidRPr="001107E8">
        <w:rPr>
          <w:rFonts w:ascii="Times New Roman" w:hAnsi="Times New Roman" w:cs="Times New Roman"/>
          <w:sz w:val="24"/>
        </w:rPr>
        <w:t xml:space="preserve">while PEITC and cranberry feeding reversed </w:t>
      </w:r>
      <w:r w:rsidR="00BB7257">
        <w:rPr>
          <w:rFonts w:ascii="Times New Roman" w:hAnsi="Times New Roman" w:cs="Times New Roman"/>
          <w:sz w:val="24"/>
        </w:rPr>
        <w:t>the changes</w:t>
      </w:r>
      <w:r w:rsidR="00E64AEE" w:rsidRPr="001107E8">
        <w:rPr>
          <w:rFonts w:ascii="Times New Roman" w:hAnsi="Times New Roman" w:cs="Times New Roman"/>
          <w:sz w:val="24"/>
        </w:rPr>
        <w:t xml:space="preserve"> (Fig. 8A). For example, DSS decreased the concentrations of many amino acids </w:t>
      </w:r>
      <w:r>
        <w:rPr>
          <w:rFonts w:ascii="Times New Roman" w:hAnsi="Times New Roman" w:cs="Times New Roman"/>
          <w:sz w:val="24"/>
        </w:rPr>
        <w:t>such as</w:t>
      </w:r>
      <w:r w:rsidR="00E64AEE" w:rsidRPr="001107E8">
        <w:rPr>
          <w:rFonts w:ascii="Times New Roman" w:hAnsi="Times New Roman" w:cs="Times New Roman"/>
          <w:sz w:val="24"/>
        </w:rPr>
        <w:t xml:space="preserve"> glutamate, phenylalanine, and proline, but PEITC and cranberry cotreatments prevented these decreases (Fig. </w:t>
      </w:r>
      <w:r>
        <w:rPr>
          <w:rFonts w:ascii="Times New Roman" w:hAnsi="Times New Roman" w:cs="Times New Roman"/>
          <w:sz w:val="24"/>
        </w:rPr>
        <w:t>6</w:t>
      </w:r>
      <w:r w:rsidR="00E64AEE" w:rsidRPr="001107E8">
        <w:rPr>
          <w:rFonts w:ascii="Times New Roman" w:hAnsi="Times New Roman" w:cs="Times New Roman"/>
          <w:sz w:val="24"/>
        </w:rPr>
        <w:t xml:space="preserve">B-D). Furthermore, PEITC and cranberry cotreatments reversed the DSS-induced increases of secondary bile acids, mainly deoxycholic acid (DCA), lithocholic acid (LCA), and muricholic acid (MCA) (Fig. </w:t>
      </w:r>
      <w:r>
        <w:rPr>
          <w:rFonts w:ascii="Times New Roman" w:hAnsi="Times New Roman" w:cs="Times New Roman"/>
          <w:sz w:val="24"/>
        </w:rPr>
        <w:t>6</w:t>
      </w:r>
      <w:r w:rsidR="00E64AEE" w:rsidRPr="001107E8">
        <w:rPr>
          <w:rFonts w:ascii="Times New Roman" w:hAnsi="Times New Roman" w:cs="Times New Roman"/>
          <w:sz w:val="24"/>
        </w:rPr>
        <w:t xml:space="preserve">E-G). In contrast, PEITC and cranberry cotreatments had limited effects on the DSS-induced changes in SCFA (Fig. 8H-J). Overall, these data indicated that PEITC and cranberry (rich in anthocyanins) are capable of modulating the metabolic responses to DSS treatment in the colorectal tract, potentially through their effects on the microbiome as shown in Fig. 1. In addition, the concentrations of fecal metabolites were compared between WT and Nrf2 KO mice. Interestingly, compared to WT, KO mice had lower levels of amino acids (shown by glutamate, phenylalanine, and proline) and SCFA, and higher levels of secondary bile acids (shown by DCA, LCA, and MCA) than WT mice (Fig. 9A-I), which are similar to the metabolite profile of DSS-treated WT mice (Fig. </w:t>
      </w:r>
      <w:r>
        <w:rPr>
          <w:rFonts w:ascii="Times New Roman" w:hAnsi="Times New Roman" w:cs="Times New Roman"/>
          <w:sz w:val="24"/>
        </w:rPr>
        <w:t>7</w:t>
      </w:r>
      <w:r w:rsidR="00E64AEE" w:rsidRPr="001107E8">
        <w:rPr>
          <w:rFonts w:ascii="Times New Roman" w:hAnsi="Times New Roman" w:cs="Times New Roman"/>
          <w:sz w:val="24"/>
        </w:rPr>
        <w:t xml:space="preserve">). </w:t>
      </w:r>
    </w:p>
    <w:p w14:paraId="2555A22A" w14:textId="77777777" w:rsidR="00E64AEE" w:rsidRPr="00E64AEE" w:rsidRDefault="00E64AEE" w:rsidP="00E64AEE">
      <w:pPr>
        <w:spacing w:line="360" w:lineRule="auto"/>
        <w:rPr>
          <w:rFonts w:ascii="Times New Roman" w:hAnsi="Times New Roman" w:cs="Times New Roman"/>
          <w:sz w:val="24"/>
          <w:highlight w:val="green"/>
        </w:rPr>
      </w:pPr>
    </w:p>
    <w:p w14:paraId="514B4955" w14:textId="77777777" w:rsidR="00E64AEE" w:rsidRPr="00E64AEE" w:rsidRDefault="00E64AEE" w:rsidP="00E64AEE">
      <w:pPr>
        <w:spacing w:line="360" w:lineRule="auto"/>
        <w:rPr>
          <w:rFonts w:ascii="Times New Roman" w:hAnsi="Times New Roman" w:cs="Times New Roman"/>
          <w:sz w:val="24"/>
          <w:highlight w:val="green"/>
        </w:rPr>
      </w:pPr>
      <w:r w:rsidRPr="00E64AEE">
        <w:rPr>
          <w:rFonts w:ascii="Times New Roman" w:hAnsi="Times New Roman" w:cs="Times New Roman"/>
          <w:noProof/>
          <w:sz w:val="24"/>
          <w:highlight w:val="green"/>
        </w:rPr>
        <w:lastRenderedPageBreak/>
        <w:drawing>
          <wp:inline distT="0" distB="0" distL="0" distR="0" wp14:anchorId="2667038D" wp14:editId="58FFED58">
            <wp:extent cx="6675120" cy="224637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tabolomics figure 1 cop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75120" cy="2246376"/>
                    </a:xfrm>
                    <a:prstGeom prst="rect">
                      <a:avLst/>
                    </a:prstGeom>
                  </pic:spPr>
                </pic:pic>
              </a:graphicData>
            </a:graphic>
          </wp:inline>
        </w:drawing>
      </w:r>
    </w:p>
    <w:p w14:paraId="2E0EA2A1" w14:textId="77777777" w:rsidR="00E64AEE" w:rsidRPr="008373DD" w:rsidRDefault="00E64AEE" w:rsidP="00E64AEE">
      <w:pPr>
        <w:spacing w:line="360" w:lineRule="auto"/>
        <w:rPr>
          <w:rFonts w:ascii="Times New Roman" w:hAnsi="Times New Roman" w:cs="Times New Roman"/>
          <w:i/>
          <w:sz w:val="24"/>
          <w:highlight w:val="green"/>
          <w:u w:val="single"/>
        </w:rPr>
      </w:pPr>
    </w:p>
    <w:p w14:paraId="50491ECA" w14:textId="22A17991" w:rsidR="00E64AEE" w:rsidRPr="00870498" w:rsidRDefault="00E64AEE" w:rsidP="00E64AEE">
      <w:pPr>
        <w:spacing w:line="360" w:lineRule="auto"/>
        <w:rPr>
          <w:rFonts w:ascii="Times New Roman" w:hAnsi="Times New Roman" w:cs="Times New Roman"/>
          <w:sz w:val="24"/>
        </w:rPr>
      </w:pPr>
      <w:r w:rsidRPr="00870498">
        <w:rPr>
          <w:rFonts w:ascii="Times New Roman" w:hAnsi="Times New Roman" w:cs="Times New Roman"/>
          <w:i/>
          <w:sz w:val="24"/>
          <w:u w:val="single"/>
        </w:rPr>
        <w:t xml:space="preserve">Fig. </w:t>
      </w:r>
      <w:r w:rsidR="001F036B">
        <w:rPr>
          <w:rFonts w:ascii="Times New Roman" w:hAnsi="Times New Roman" w:cs="Times New Roman"/>
          <w:i/>
          <w:sz w:val="24"/>
          <w:u w:val="single"/>
        </w:rPr>
        <w:t>6</w:t>
      </w:r>
      <w:r w:rsidRPr="00870498">
        <w:rPr>
          <w:rFonts w:ascii="Times New Roman" w:hAnsi="Times New Roman" w:cs="Times New Roman"/>
          <w:i/>
          <w:sz w:val="24"/>
          <w:u w:val="single"/>
        </w:rPr>
        <w:t>.</w:t>
      </w:r>
      <w:r w:rsidRPr="00870498">
        <w:rPr>
          <w:rFonts w:ascii="Times New Roman" w:hAnsi="Times New Roman" w:cs="Times New Roman"/>
          <w:sz w:val="24"/>
        </w:rPr>
        <w:t xml:space="preserve"> Effects of DSS, PEITC and cranberry cotreatments on fecal metabolome of WT mice. Fecal samples collected at week 2 and 6 of 4 treatments, including control (CTL), DSS, DSS+PEITC (DSS+PIC), and </w:t>
      </w:r>
      <w:proofErr w:type="spellStart"/>
      <w:r w:rsidRPr="00870498">
        <w:rPr>
          <w:rFonts w:ascii="Times New Roman" w:hAnsi="Times New Roman" w:cs="Times New Roman"/>
          <w:sz w:val="24"/>
        </w:rPr>
        <w:t>DSS+cranberry</w:t>
      </w:r>
      <w:proofErr w:type="spellEnd"/>
      <w:r w:rsidRPr="00870498">
        <w:rPr>
          <w:rFonts w:ascii="Times New Roman" w:hAnsi="Times New Roman" w:cs="Times New Roman"/>
          <w:sz w:val="24"/>
        </w:rPr>
        <w:t xml:space="preserve"> (DSS+CRA), were analyzed by 4 LC-MS methods </w:t>
      </w:r>
      <w:r w:rsidRPr="00870498">
        <w:rPr>
          <w:rFonts w:ascii="Times New Roman" w:hAnsi="Times New Roman" w:cs="Times New Roman"/>
          <w:sz w:val="24"/>
        </w:rPr>
        <w:fldChar w:fldCharType="begin"/>
      </w:r>
      <w:r w:rsidRPr="00870498">
        <w:rPr>
          <w:rFonts w:ascii="Times New Roman" w:hAnsi="Times New Roman" w:cs="Times New Roman"/>
          <w:sz w:val="24"/>
        </w:rPr>
        <w:instrText xml:space="preserve"> ADDIN EN.CITE &lt;EndNote&gt;&lt;Cite&gt;&lt;Author&gt;Chen&lt;/Author&gt;&lt;Year&gt;2018&lt;/Year&gt;&lt;RecNum&gt;91&lt;/RecNum&gt;&lt;DisplayText&gt;(143)&lt;/DisplayText&gt;&lt;record&gt;&lt;rec-number&gt;91&lt;/rec-number&gt;&lt;foreign-keys&gt;&lt;key app="EN" db-id="wsswaxs2q55se3ewrx6prpp29xewstz5se2t"&gt;91&lt;/key&gt;&lt;/foreign-keys&gt;&lt;ref-type name="Journal Article"&gt;17&lt;/ref-type&gt;&lt;contributors&gt;&lt;authors&gt;&lt;author&gt;Chen, C&lt;/author&gt;&lt;author&gt;Pérez de Nanclares, M&lt;/author&gt;&lt;author&gt;Kurtz, J F&lt;/author&gt;&lt;author&gt;Trudeau, M P&lt;/author&gt;&lt;author&gt;Wang, L&lt;/author&gt;&lt;author&gt;Yao, D&lt;/author&gt;&lt;author&gt;Saqui-Salces, M&lt;/author&gt;&lt;author&gt;Urriola, P E&lt;/author&gt;&lt;author&gt;Mydland, L T&lt;/author&gt;&lt;author&gt;Shurson, G C&lt;/author&gt;&lt;author&gt;Overland, M&lt;/author&gt;&lt;/authors&gt;&lt;/contributors&gt;&lt;titles&gt;&lt;title&gt;Identification of redox imbalance as a prominent metabolic response elicited by rapeseed feeding in swine metabolome1&lt;/title&gt;&lt;secondary-title&gt;Journal of Animal Science&lt;/secondary-title&gt;&lt;/titles&gt;&lt;periodical&gt;&lt;full-title&gt;J Anim Sci&lt;/full-title&gt;&lt;abbr-1&gt;Journal of animal science&lt;/abbr-1&gt;&lt;/periodical&gt;&lt;pages&gt;1757-1768&lt;/pages&gt;&lt;volume&gt;96&lt;/volume&gt;&lt;number&gt;5&lt;/number&gt;&lt;dates&gt;&lt;year&gt;2018&lt;/year&gt;&lt;/dates&gt;&lt;isbn&gt;0021-8812&lt;/isbn&gt;&lt;urls&gt;&lt;related-urls&gt;&lt;url&gt;https://doi.org/10.1093/jas/sky080&lt;/url&gt;&lt;/related-urls&gt;&lt;/urls&gt;&lt;electronic-resource-num&gt;10.1093/jas/sky080&lt;/electronic-resource-num&gt;&lt;access-date&gt;9/17/2019&lt;/access-date&gt;&lt;/record&gt;&lt;/Cite&gt;&lt;/EndNote&gt;</w:instrText>
      </w:r>
      <w:r w:rsidRPr="00870498">
        <w:rPr>
          <w:rFonts w:ascii="Times New Roman" w:hAnsi="Times New Roman" w:cs="Times New Roman"/>
          <w:sz w:val="24"/>
        </w:rPr>
        <w:fldChar w:fldCharType="separate"/>
      </w:r>
      <w:r w:rsidRPr="00870498">
        <w:rPr>
          <w:rFonts w:ascii="Times New Roman" w:hAnsi="Times New Roman" w:cs="Times New Roman"/>
          <w:sz w:val="24"/>
        </w:rPr>
        <w:t>(143)</w:t>
      </w:r>
      <w:r w:rsidRPr="00870498">
        <w:rPr>
          <w:rFonts w:ascii="Times New Roman" w:hAnsi="Times New Roman" w:cs="Times New Roman"/>
          <w:sz w:val="24"/>
        </w:rPr>
        <w:fldChar w:fldCharType="end"/>
      </w:r>
      <w:r w:rsidRPr="00870498">
        <w:rPr>
          <w:rFonts w:ascii="Times New Roman" w:hAnsi="Times New Roman" w:cs="Times New Roman"/>
          <w:sz w:val="24"/>
        </w:rPr>
        <w:t>. The concentrations of amino acids, bile acids, and SCFA were quantified. (A) A heatmap on the distribution of amino acids, bile acids and SCFA in fecal samples from 4 treatments. (B-D) Concentrations of major amino acids, including glutamate, phenylalanine, and proline. (E-G) Concentrations of major bile acids, including DCA, LCA, and MCA. (H-J) Concentrations of major SCFA, including acetic acid (AA), propionic acid (PA), and butyric acid (BA).</w:t>
      </w:r>
    </w:p>
    <w:p w14:paraId="45F2B7C5" w14:textId="0B80E1AE" w:rsidR="00E64AEE" w:rsidRPr="008373DD" w:rsidRDefault="00E64AEE" w:rsidP="00E64AEE">
      <w:pPr>
        <w:spacing w:line="360" w:lineRule="auto"/>
        <w:rPr>
          <w:rFonts w:ascii="Times New Roman" w:hAnsi="Times New Roman" w:cs="Times New Roman"/>
          <w:sz w:val="24"/>
          <w:highlight w:val="green"/>
        </w:rPr>
      </w:pPr>
    </w:p>
    <w:p w14:paraId="6A5E83E9" w14:textId="77777777" w:rsidR="00E64AEE" w:rsidRPr="00E64AEE" w:rsidRDefault="00E64AEE" w:rsidP="00E64AEE">
      <w:pPr>
        <w:spacing w:line="360" w:lineRule="auto"/>
        <w:rPr>
          <w:rFonts w:ascii="Times New Roman" w:hAnsi="Times New Roman" w:cs="Times New Roman"/>
          <w:sz w:val="24"/>
          <w:highlight w:val="green"/>
        </w:rPr>
      </w:pPr>
    </w:p>
    <w:p w14:paraId="202F0E37" w14:textId="77777777" w:rsidR="00E64AEE" w:rsidRPr="00E64AEE" w:rsidRDefault="00E64AEE" w:rsidP="00E64AEE">
      <w:pPr>
        <w:spacing w:line="360" w:lineRule="auto"/>
        <w:rPr>
          <w:rFonts w:ascii="Times New Roman" w:hAnsi="Times New Roman" w:cs="Times New Roman"/>
          <w:sz w:val="24"/>
          <w:highlight w:val="green"/>
        </w:rPr>
      </w:pPr>
      <w:r w:rsidRPr="00E64AEE">
        <w:rPr>
          <w:rFonts w:ascii="Times New Roman" w:hAnsi="Times New Roman" w:cs="Times New Roman"/>
          <w:noProof/>
          <w:sz w:val="24"/>
          <w:highlight w:val="green"/>
        </w:rPr>
        <w:drawing>
          <wp:inline distT="0" distB="0" distL="0" distR="0" wp14:anchorId="6D4140DA" wp14:editId="7B61DD02">
            <wp:extent cx="6675120"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tabolomics figure 2 cop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75120" cy="1188720"/>
                    </a:xfrm>
                    <a:prstGeom prst="rect">
                      <a:avLst/>
                    </a:prstGeom>
                  </pic:spPr>
                </pic:pic>
              </a:graphicData>
            </a:graphic>
          </wp:inline>
        </w:drawing>
      </w:r>
    </w:p>
    <w:p w14:paraId="39442B66" w14:textId="4386A400" w:rsidR="009E295E" w:rsidRPr="007F3B3D" w:rsidRDefault="00E64AEE" w:rsidP="006B5DF1">
      <w:pPr>
        <w:spacing w:line="360" w:lineRule="auto"/>
        <w:rPr>
          <w:rFonts w:ascii="Times New Roman" w:hAnsi="Times New Roman" w:cs="Times New Roman"/>
          <w:sz w:val="24"/>
        </w:rPr>
      </w:pPr>
      <w:r w:rsidRPr="00870498">
        <w:rPr>
          <w:rFonts w:ascii="Times New Roman" w:hAnsi="Times New Roman" w:cs="Times New Roman"/>
          <w:i/>
          <w:sz w:val="24"/>
          <w:u w:val="single"/>
        </w:rPr>
        <w:t xml:space="preserve">Fig. </w:t>
      </w:r>
      <w:r w:rsidR="001F036B">
        <w:rPr>
          <w:rFonts w:ascii="Times New Roman" w:hAnsi="Times New Roman" w:cs="Times New Roman"/>
          <w:i/>
          <w:sz w:val="24"/>
          <w:u w:val="single"/>
        </w:rPr>
        <w:t>7</w:t>
      </w:r>
      <w:r w:rsidRPr="00870498">
        <w:rPr>
          <w:rFonts w:ascii="Times New Roman" w:hAnsi="Times New Roman" w:cs="Times New Roman"/>
          <w:i/>
          <w:sz w:val="24"/>
          <w:u w:val="single"/>
        </w:rPr>
        <w:t>.</w:t>
      </w:r>
      <w:r w:rsidRPr="00870498">
        <w:rPr>
          <w:rFonts w:ascii="Times New Roman" w:hAnsi="Times New Roman" w:cs="Times New Roman"/>
          <w:sz w:val="24"/>
        </w:rPr>
        <w:t xml:space="preserve"> Differences in fecal metabolite profile between WT and Nrf2-null (KO) mice. The concentrations of amino acids, bile acids, and SCFA were quantified in the fecal samples from untreated WT and KO mice </w:t>
      </w:r>
      <w:r w:rsidRPr="00870498">
        <w:rPr>
          <w:rFonts w:ascii="Times New Roman" w:hAnsi="Times New Roman" w:cs="Times New Roman"/>
          <w:sz w:val="24"/>
        </w:rPr>
        <w:fldChar w:fldCharType="begin"/>
      </w:r>
      <w:r w:rsidRPr="00870498">
        <w:rPr>
          <w:rFonts w:ascii="Times New Roman" w:hAnsi="Times New Roman" w:cs="Times New Roman"/>
          <w:sz w:val="24"/>
        </w:rPr>
        <w:instrText xml:space="preserve"> ADDIN EN.CITE &lt;EndNote&gt;&lt;Cite&gt;&lt;Author&gt;Chen&lt;/Author&gt;&lt;Year&gt;2018&lt;/Year&gt;&lt;RecNum&gt;91&lt;/RecNum&gt;&lt;DisplayText&gt;(143)&lt;/DisplayText&gt;&lt;record&gt;&lt;rec-number&gt;91&lt;/rec-number&gt;&lt;foreign-keys&gt;&lt;key app="EN" db-id="wsswaxs2q55se3ewrx6prpp29xewstz5se2t"&gt;91&lt;/key&gt;&lt;/foreign-keys&gt;&lt;ref-type name="Journal Article"&gt;17&lt;/ref-type&gt;&lt;contributors&gt;&lt;authors&gt;&lt;author&gt;Chen, C&lt;/author&gt;&lt;author&gt;Pérez de Nanclares, M&lt;/author&gt;&lt;author&gt;Kurtz, J F&lt;/author&gt;&lt;author&gt;Trudeau, M P&lt;/author&gt;&lt;author&gt;Wang, L&lt;/author&gt;&lt;author&gt;Yao, D&lt;/author&gt;&lt;author&gt;Saqui-Salces, M&lt;/author&gt;&lt;author&gt;Urriola, P E&lt;/author&gt;&lt;author&gt;Mydland, L T&lt;/author&gt;&lt;author&gt;Shurson, G C&lt;/author&gt;&lt;author&gt;Overland, M&lt;/author&gt;&lt;/authors&gt;&lt;/contributors&gt;&lt;titles&gt;&lt;title&gt;Identification of redox imbalance as a prominent metabolic response elicited by rapeseed feeding in swine metabolome1&lt;/title&gt;&lt;secondary-title&gt;Journal of Animal Science&lt;/secondary-title&gt;&lt;/titles&gt;&lt;periodical&gt;&lt;full-title&gt;J Anim Sci&lt;/full-title&gt;&lt;abbr-1&gt;Journal of animal science&lt;/abbr-1&gt;&lt;/periodical&gt;&lt;pages&gt;1757-1768&lt;/pages&gt;&lt;volume&gt;96&lt;/volume&gt;&lt;number&gt;5&lt;/number&gt;&lt;dates&gt;&lt;year&gt;2018&lt;/year&gt;&lt;/dates&gt;&lt;isbn&gt;0021-8812&lt;/isbn&gt;&lt;urls&gt;&lt;related-urls&gt;&lt;url&gt;https://doi.org/10.1093/jas/sky080&lt;/url&gt;&lt;/related-urls&gt;&lt;/urls&gt;&lt;electronic-resource-num&gt;10.1093/jas/sky080&lt;/electronic-resource-num&gt;&lt;access-date&gt;9/17/2019&lt;/access-date&gt;&lt;/record&gt;&lt;/Cite&gt;&lt;/EndNote&gt;</w:instrText>
      </w:r>
      <w:r w:rsidRPr="00870498">
        <w:rPr>
          <w:rFonts w:ascii="Times New Roman" w:hAnsi="Times New Roman" w:cs="Times New Roman"/>
          <w:sz w:val="24"/>
        </w:rPr>
        <w:fldChar w:fldCharType="separate"/>
      </w:r>
      <w:r w:rsidRPr="00870498">
        <w:rPr>
          <w:rFonts w:ascii="Times New Roman" w:hAnsi="Times New Roman" w:cs="Times New Roman"/>
          <w:sz w:val="24"/>
        </w:rPr>
        <w:t>(143)</w:t>
      </w:r>
      <w:r w:rsidRPr="00870498">
        <w:rPr>
          <w:rFonts w:ascii="Times New Roman" w:hAnsi="Times New Roman" w:cs="Times New Roman"/>
          <w:sz w:val="24"/>
        </w:rPr>
        <w:fldChar w:fldCharType="end"/>
      </w:r>
      <w:r w:rsidRPr="00870498">
        <w:rPr>
          <w:rFonts w:ascii="Times New Roman" w:hAnsi="Times New Roman" w:cs="Times New Roman"/>
          <w:sz w:val="24"/>
        </w:rPr>
        <w:t>. (A-C) Concentrations of glutamate, phenylalanine, and proline. (D-F) Concentrations of major bile acids. (G-I) Concentrations of major SCFA.</w:t>
      </w:r>
    </w:p>
    <w:p w14:paraId="1FA9F937" w14:textId="27DB02A7" w:rsidR="00E65298" w:rsidRDefault="007F3B3D" w:rsidP="000B4D88">
      <w:pPr>
        <w:pStyle w:val="1"/>
      </w:pPr>
      <w:bookmarkStart w:id="77" w:name="_Toc69294835"/>
      <w:bookmarkStart w:id="78" w:name="_Toc76818031"/>
      <w:r w:rsidRPr="007F3B3D">
        <w:t xml:space="preserve">4. </w:t>
      </w:r>
      <w:r w:rsidR="00117F3B" w:rsidRPr="007F3B3D">
        <w:t>Discussion</w:t>
      </w:r>
      <w:bookmarkEnd w:id="77"/>
      <w:bookmarkEnd w:id="78"/>
    </w:p>
    <w:p w14:paraId="18018FDF" w14:textId="77777777" w:rsidR="000B4D88" w:rsidRPr="000B4D88" w:rsidRDefault="000B4D88" w:rsidP="000B4D88"/>
    <w:p w14:paraId="57020E79" w14:textId="21AA47A7" w:rsidR="00F50CBB" w:rsidRPr="0064193F" w:rsidRDefault="003A7CE9" w:rsidP="006B5DF1">
      <w:pPr>
        <w:spacing w:line="360" w:lineRule="auto"/>
        <w:rPr>
          <w:rFonts w:ascii="Times New Roman" w:hAnsi="Times New Roman" w:cs="Times New Roman"/>
          <w:iCs/>
          <w:sz w:val="24"/>
        </w:rPr>
      </w:pPr>
      <w:r>
        <w:rPr>
          <w:rFonts w:ascii="Times New Roman" w:hAnsi="Times New Roman" w:cs="Times New Roman"/>
          <w:sz w:val="24"/>
        </w:rPr>
        <w:lastRenderedPageBreak/>
        <w:t>Gut bacteria have been appreciated for many years with its potential beneficial effects in metabolizing essential nutrients, providing energy and enhancing immune system</w:t>
      </w:r>
      <w:r w:rsidRPr="007F3B3D">
        <w:rPr>
          <w:rFonts w:ascii="Times New Roman" w:hAnsi="Times New Roman" w:cs="Times New Roman"/>
          <w:sz w:val="24"/>
        </w:rPr>
        <w:t xml:space="preserve"> </w:t>
      </w:r>
      <w:r w:rsidRPr="007F3B3D">
        <w:rPr>
          <w:rFonts w:ascii="Times New Roman" w:hAnsi="Times New Roman" w:cs="Times New Roman"/>
          <w:sz w:val="24"/>
        </w:rPr>
        <w:fldChar w:fldCharType="begin">
          <w:fldData xml:space="preserve">PEVuZE5vdGU+PENpdGU+PEF1dGhvcj5SYW1ha3Jpc2huYTwvQXV0aG9yPjxZZWFyPjIwMTM8L1ll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</w:fldData>
        </w:fldChar>
      </w:r>
      <w:r w:rsidRPr="007F3B3D">
        <w:rPr>
          <w:rFonts w:ascii="Times New Roman" w:hAnsi="Times New Roman" w:cs="Times New Roman"/>
          <w:sz w:val="24"/>
        </w:rPr>
        <w:instrText xml:space="preserve"> ADDIN EN.CITE </w:instrText>
      </w:r>
      <w:r w:rsidRPr="007F3B3D">
        <w:rPr>
          <w:rFonts w:ascii="Times New Roman" w:hAnsi="Times New Roman" w:cs="Times New Roman"/>
          <w:sz w:val="24"/>
        </w:rPr>
        <w:fldChar w:fldCharType="begin">
          <w:fldData xml:space="preserve">PEVuZE5vdGU+PENpdGU+PEF1dGhvcj5SYW1ha3Jpc2huYTwvQXV0aG9yPjxZZWFyPjIwMTM8L1ll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</w:fldData>
        </w:fldChar>
      </w:r>
      <w:r w:rsidRPr="007F3B3D">
        <w:rPr>
          <w:rFonts w:ascii="Times New Roman" w:hAnsi="Times New Roman" w:cs="Times New Roman"/>
          <w:sz w:val="24"/>
        </w:rPr>
        <w:instrText xml:space="preserve"> ADDIN EN.CITE.DATA </w:instrText>
      </w:r>
      <w:r w:rsidRPr="007F3B3D">
        <w:rPr>
          <w:rFonts w:ascii="Times New Roman" w:hAnsi="Times New Roman" w:cs="Times New Roman"/>
          <w:sz w:val="24"/>
        </w:rPr>
      </w:r>
      <w:r w:rsidRPr="007F3B3D">
        <w:rPr>
          <w:rFonts w:ascii="Times New Roman" w:hAnsi="Times New Roman" w:cs="Times New Roman"/>
          <w:sz w:val="24"/>
        </w:rPr>
        <w:fldChar w:fldCharType="end"/>
      </w:r>
      <w:r w:rsidRPr="007F3B3D">
        <w:rPr>
          <w:rFonts w:ascii="Times New Roman" w:hAnsi="Times New Roman" w:cs="Times New Roman"/>
          <w:sz w:val="24"/>
        </w:rPr>
      </w:r>
      <w:r w:rsidRPr="007F3B3D">
        <w:rPr>
          <w:rFonts w:ascii="Times New Roman" w:hAnsi="Times New Roman" w:cs="Times New Roman"/>
          <w:sz w:val="24"/>
        </w:rPr>
        <w:fldChar w:fldCharType="separate"/>
      </w:r>
      <w:r w:rsidRPr="007F3B3D">
        <w:rPr>
          <w:rFonts w:ascii="Times New Roman" w:hAnsi="Times New Roman" w:cs="Times New Roman"/>
          <w:noProof/>
          <w:sz w:val="24"/>
        </w:rPr>
        <w:t>(Maslowski &amp; Mackay, 2011; Ramakrishna, 2013; Rowland et al., 2018)</w:t>
      </w:r>
      <w:r w:rsidRPr="007F3B3D">
        <w:rPr>
          <w:rFonts w:ascii="Times New Roman" w:hAnsi="Times New Roman" w:cs="Times New Roman"/>
          <w:sz w:val="24"/>
        </w:rPr>
        <w:fldChar w:fldCharType="end"/>
      </w:r>
      <w:r w:rsidRPr="007F3B3D">
        <w:rPr>
          <w:rFonts w:ascii="Times New Roman" w:hAnsi="Times New Roman" w:cs="Times New Roman"/>
          <w:sz w:val="24"/>
        </w:rPr>
        <w:t>.</w:t>
      </w:r>
      <w:r>
        <w:rPr>
          <w:rFonts w:ascii="Times New Roman" w:hAnsi="Times New Roman" w:cs="Times New Roman"/>
          <w:sz w:val="24"/>
        </w:rPr>
        <w:t xml:space="preserve"> For instance, gut bacteria </w:t>
      </w:r>
      <w:proofErr w:type="spellStart"/>
      <w:r w:rsidRPr="00540852">
        <w:rPr>
          <w:rFonts w:ascii="Times New Roman" w:hAnsi="Times New Roman" w:cs="Times New Roman"/>
          <w:i/>
          <w:sz w:val="24"/>
        </w:rPr>
        <w:t>butyricicoccus</w:t>
      </w:r>
      <w:proofErr w:type="spellEnd"/>
      <w:r w:rsidRPr="00540852">
        <w:rPr>
          <w:rFonts w:ascii="Times New Roman" w:hAnsi="Times New Roman" w:cs="Times New Roman"/>
          <w:i/>
          <w:sz w:val="24"/>
        </w:rPr>
        <w:t xml:space="preserve"> </w:t>
      </w:r>
      <w:proofErr w:type="spellStart"/>
      <w:r w:rsidRPr="00540852">
        <w:rPr>
          <w:rFonts w:ascii="Times New Roman" w:hAnsi="Times New Roman" w:cs="Times New Roman"/>
          <w:i/>
          <w:sz w:val="24"/>
        </w:rPr>
        <w:t>pullicaecorum</w:t>
      </w:r>
      <w:proofErr w:type="spellEnd"/>
      <w:r>
        <w:rPr>
          <w:rFonts w:ascii="Times New Roman" w:hAnsi="Times New Roman" w:cs="Times New Roman"/>
          <w:sz w:val="24"/>
        </w:rPr>
        <w:t xml:space="preserve"> and </w:t>
      </w:r>
      <w:proofErr w:type="spellStart"/>
      <w:r w:rsidRPr="00540852">
        <w:rPr>
          <w:rFonts w:ascii="Times New Roman" w:hAnsi="Times New Roman" w:cs="Times New Roman"/>
          <w:i/>
          <w:sz w:val="24"/>
        </w:rPr>
        <w:t>butyricicoccus</w:t>
      </w:r>
      <w:proofErr w:type="spellEnd"/>
      <w:r w:rsidRPr="00540852">
        <w:rPr>
          <w:rFonts w:ascii="Times New Roman" w:hAnsi="Times New Roman" w:cs="Times New Roman"/>
          <w:i/>
          <w:sz w:val="24"/>
        </w:rPr>
        <w:t xml:space="preserve"> </w:t>
      </w:r>
      <w:proofErr w:type="spellStart"/>
      <w:r w:rsidRPr="00540852">
        <w:rPr>
          <w:rFonts w:ascii="Times New Roman" w:hAnsi="Times New Roman" w:cs="Times New Roman"/>
          <w:i/>
          <w:sz w:val="24"/>
        </w:rPr>
        <w:t>pullicaecorum</w:t>
      </w:r>
      <w:proofErr w:type="spellEnd"/>
      <w:r>
        <w:rPr>
          <w:rFonts w:ascii="Times New Roman" w:hAnsi="Times New Roman" w:cs="Times New Roman"/>
          <w:sz w:val="24"/>
        </w:rPr>
        <w:t xml:space="preserve"> produce butyrate, an essential metabolite for human homeostasis and disease prevention{</w:t>
      </w:r>
      <w:r w:rsidRPr="007F3B3D">
        <w:rPr>
          <w:rFonts w:ascii="Times New Roman" w:hAnsi="Times New Roman" w:cs="Times New Roman"/>
          <w:sz w:val="24"/>
        </w:rPr>
        <w:fldChar w:fldCharType="begin">
          <w:fldData xml:space="preserve">PEVuZE5vdGU+PENpdGU+PEF1dGhvcj5HZWlybmFlcnQ8L0F1dGhvcj48WWVhcj4yMDE3PC9ZZWFy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</w:fldData>
        </w:fldChar>
      </w:r>
      <w:r w:rsidRPr="007F3B3D">
        <w:rPr>
          <w:rFonts w:ascii="Times New Roman" w:hAnsi="Times New Roman" w:cs="Times New Roman"/>
          <w:sz w:val="24"/>
        </w:rPr>
        <w:instrText xml:space="preserve"> ADDIN EN.CITE </w:instrText>
      </w:r>
      <w:r w:rsidRPr="007F3B3D">
        <w:rPr>
          <w:rFonts w:ascii="Times New Roman" w:hAnsi="Times New Roman" w:cs="Times New Roman"/>
          <w:sz w:val="24"/>
        </w:rPr>
        <w:fldChar w:fldCharType="begin">
          <w:fldData xml:space="preserve">PEVuZE5vdGU+PENpdGU+PEF1dGhvcj5HZWlybmFlcnQ8L0F1dGhvcj48WWVhcj4yMDE3PC9ZZWFy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</w:fldData>
        </w:fldChar>
      </w:r>
      <w:r w:rsidRPr="007F3B3D">
        <w:rPr>
          <w:rFonts w:ascii="Times New Roman" w:hAnsi="Times New Roman" w:cs="Times New Roman"/>
          <w:sz w:val="24"/>
        </w:rPr>
        <w:instrText xml:space="preserve"> ADDIN EN.CITE.DATA </w:instrText>
      </w:r>
      <w:r w:rsidRPr="007F3B3D">
        <w:rPr>
          <w:rFonts w:ascii="Times New Roman" w:hAnsi="Times New Roman" w:cs="Times New Roman"/>
          <w:sz w:val="24"/>
        </w:rPr>
      </w:r>
      <w:r w:rsidRPr="007F3B3D">
        <w:rPr>
          <w:rFonts w:ascii="Times New Roman" w:hAnsi="Times New Roman" w:cs="Times New Roman"/>
          <w:sz w:val="24"/>
        </w:rPr>
        <w:fldChar w:fldCharType="end"/>
      </w:r>
      <w:r w:rsidRPr="007F3B3D">
        <w:rPr>
          <w:rFonts w:ascii="Times New Roman" w:hAnsi="Times New Roman" w:cs="Times New Roman"/>
          <w:sz w:val="24"/>
        </w:rPr>
      </w:r>
      <w:r w:rsidRPr="007F3B3D">
        <w:rPr>
          <w:rFonts w:ascii="Times New Roman" w:hAnsi="Times New Roman" w:cs="Times New Roman"/>
          <w:sz w:val="24"/>
        </w:rPr>
        <w:fldChar w:fldCharType="separate"/>
      </w:r>
      <w:r w:rsidRPr="007F3B3D">
        <w:rPr>
          <w:rFonts w:ascii="Times New Roman" w:hAnsi="Times New Roman" w:cs="Times New Roman"/>
          <w:noProof/>
          <w:sz w:val="24"/>
        </w:rPr>
        <w:t>(Geirnaert et al., 2017)</w:t>
      </w:r>
      <w:r w:rsidRPr="007F3B3D">
        <w:rPr>
          <w:rFonts w:ascii="Times New Roman" w:hAnsi="Times New Roman" w:cs="Times New Roman"/>
          <w:sz w:val="24"/>
        </w:rPr>
        <w:fldChar w:fldCharType="end"/>
      </w:r>
      <w:r>
        <w:rPr>
          <w:rFonts w:ascii="Times New Roman" w:hAnsi="Times New Roman" w:cs="Times New Roman"/>
          <w:sz w:val="24"/>
        </w:rPr>
        <w:t xml:space="preserve"> while</w:t>
      </w:r>
      <w:r w:rsidRPr="007F3B3D">
        <w:rPr>
          <w:rFonts w:ascii="Times New Roman" w:hAnsi="Times New Roman" w:cs="Times New Roman"/>
          <w:sz w:val="24"/>
        </w:rPr>
        <w:t xml:space="preserve"> </w:t>
      </w:r>
      <w:r w:rsidRPr="007F3B3D">
        <w:rPr>
          <w:rFonts w:ascii="Times New Roman" w:hAnsi="Times New Roman" w:cs="Times New Roman"/>
          <w:i/>
          <w:sz w:val="24"/>
        </w:rPr>
        <w:t>Lactobacillus</w:t>
      </w:r>
      <w:r w:rsidRPr="007F3B3D">
        <w:rPr>
          <w:rFonts w:ascii="Times New Roman" w:hAnsi="Times New Roman" w:cs="Times New Roman"/>
          <w:sz w:val="24"/>
        </w:rPr>
        <w:t xml:space="preserve"> strains are involved in essential vitamins metabolism </w:t>
      </w:r>
      <w:r w:rsidRPr="007F3B3D">
        <w:rPr>
          <w:rFonts w:ascii="Times New Roman" w:hAnsi="Times New Roman" w:cs="Times New Roman"/>
          <w:sz w:val="24"/>
        </w:rPr>
        <w:fldChar w:fldCharType="begin">
          <w:fldData xml:space="preserve">PEVuZE5vdGU+PENpdGU+PEF1dGhvcj5MZUJsYW5jPC9BdXRob3I+PFllYXI+MjAxMzwvWWVhcj48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</w:fldData>
        </w:fldChar>
      </w:r>
      <w:r w:rsidRPr="007F3B3D">
        <w:rPr>
          <w:rFonts w:ascii="Times New Roman" w:hAnsi="Times New Roman" w:cs="Times New Roman"/>
          <w:sz w:val="24"/>
        </w:rPr>
        <w:instrText xml:space="preserve"> ADDIN EN.CITE </w:instrText>
      </w:r>
      <w:r w:rsidRPr="007F3B3D">
        <w:rPr>
          <w:rFonts w:ascii="Times New Roman" w:hAnsi="Times New Roman" w:cs="Times New Roman"/>
          <w:sz w:val="24"/>
        </w:rPr>
        <w:fldChar w:fldCharType="begin">
          <w:fldData xml:space="preserve">PEVuZE5vdGU+PENpdGU+PEF1dGhvcj5MZUJsYW5jPC9BdXRob3I+PFllYXI+MjAxMzwvWWVhcj48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</w:fldData>
        </w:fldChar>
      </w:r>
      <w:r w:rsidRPr="007F3B3D">
        <w:rPr>
          <w:rFonts w:ascii="Times New Roman" w:hAnsi="Times New Roman" w:cs="Times New Roman"/>
          <w:sz w:val="24"/>
        </w:rPr>
        <w:instrText xml:space="preserve"> ADDIN EN.CITE.DATA </w:instrText>
      </w:r>
      <w:r w:rsidRPr="007F3B3D">
        <w:rPr>
          <w:rFonts w:ascii="Times New Roman" w:hAnsi="Times New Roman" w:cs="Times New Roman"/>
          <w:sz w:val="24"/>
        </w:rPr>
      </w:r>
      <w:r w:rsidRPr="007F3B3D">
        <w:rPr>
          <w:rFonts w:ascii="Times New Roman" w:hAnsi="Times New Roman" w:cs="Times New Roman"/>
          <w:sz w:val="24"/>
        </w:rPr>
        <w:fldChar w:fldCharType="end"/>
      </w:r>
      <w:r w:rsidRPr="007F3B3D">
        <w:rPr>
          <w:rFonts w:ascii="Times New Roman" w:hAnsi="Times New Roman" w:cs="Times New Roman"/>
          <w:sz w:val="24"/>
        </w:rPr>
      </w:r>
      <w:r w:rsidRPr="007F3B3D">
        <w:rPr>
          <w:rFonts w:ascii="Times New Roman" w:hAnsi="Times New Roman" w:cs="Times New Roman"/>
          <w:sz w:val="24"/>
        </w:rPr>
        <w:fldChar w:fldCharType="separate"/>
      </w:r>
      <w:r w:rsidRPr="007F3B3D">
        <w:rPr>
          <w:rFonts w:ascii="Times New Roman" w:hAnsi="Times New Roman" w:cs="Times New Roman"/>
          <w:noProof/>
          <w:sz w:val="24"/>
        </w:rPr>
        <w:t>(LeBlanc et al., 2013)</w:t>
      </w:r>
      <w:r w:rsidRPr="007F3B3D">
        <w:rPr>
          <w:rFonts w:ascii="Times New Roman" w:hAnsi="Times New Roman" w:cs="Times New Roman"/>
          <w:sz w:val="24"/>
        </w:rPr>
        <w:fldChar w:fldCharType="end"/>
      </w:r>
      <w:r>
        <w:rPr>
          <w:rFonts w:ascii="Times New Roman" w:hAnsi="Times New Roman" w:cs="Times New Roman"/>
          <w:sz w:val="24"/>
        </w:rPr>
        <w:t xml:space="preserve">. </w:t>
      </w:r>
      <w:r w:rsidR="00FA5FD4" w:rsidRPr="007F3B3D">
        <w:rPr>
          <w:rFonts w:ascii="Times New Roman" w:hAnsi="Times New Roman" w:cs="Times New Roman"/>
          <w:sz w:val="24"/>
        </w:rPr>
        <w:t xml:space="preserve">Our </w:t>
      </w:r>
      <w:r>
        <w:rPr>
          <w:rFonts w:ascii="Times New Roman" w:hAnsi="Times New Roman" w:cs="Times New Roman"/>
          <w:sz w:val="24"/>
        </w:rPr>
        <w:t xml:space="preserve">current </w:t>
      </w:r>
      <w:r w:rsidR="00FA5FD4" w:rsidRPr="007F3B3D">
        <w:rPr>
          <w:rFonts w:ascii="Times New Roman" w:hAnsi="Times New Roman" w:cs="Times New Roman"/>
          <w:sz w:val="24"/>
        </w:rPr>
        <w:t>study demonstrates</w:t>
      </w:r>
      <w:r w:rsidR="00DA5921" w:rsidRPr="007F3B3D">
        <w:rPr>
          <w:rFonts w:ascii="Times New Roman" w:hAnsi="Times New Roman" w:cs="Times New Roman"/>
          <w:sz w:val="24"/>
        </w:rPr>
        <w:t xml:space="preserve"> </w:t>
      </w:r>
      <w:r>
        <w:rPr>
          <w:rFonts w:ascii="Times New Roman" w:hAnsi="Times New Roman" w:cs="Times New Roman"/>
          <w:sz w:val="24"/>
        </w:rPr>
        <w:t xml:space="preserve">that host genotype and PEITC diet alter </w:t>
      </w:r>
      <w:r w:rsidR="00DA5921" w:rsidRPr="007F3B3D">
        <w:rPr>
          <w:rFonts w:ascii="Times New Roman" w:hAnsi="Times New Roman" w:cs="Times New Roman"/>
          <w:sz w:val="24"/>
        </w:rPr>
        <w:t>gut microbiota</w:t>
      </w:r>
      <w:r w:rsidR="00C1581D" w:rsidRPr="007F3B3D">
        <w:rPr>
          <w:rFonts w:ascii="Times New Roman" w:hAnsi="Times New Roman" w:cs="Times New Roman"/>
          <w:sz w:val="24"/>
        </w:rPr>
        <w:t xml:space="preserve">. </w:t>
      </w:r>
      <w:r w:rsidR="00DA5921" w:rsidRPr="007F3B3D">
        <w:rPr>
          <w:rFonts w:ascii="Times New Roman" w:hAnsi="Times New Roman" w:cs="Times New Roman"/>
          <w:sz w:val="24"/>
        </w:rPr>
        <w:t xml:space="preserve">Both bacterial diversity and individual </w:t>
      </w:r>
      <w:r w:rsidR="00861076" w:rsidRPr="007F3B3D">
        <w:rPr>
          <w:rFonts w:ascii="Times New Roman" w:hAnsi="Times New Roman" w:cs="Times New Roman"/>
          <w:sz w:val="24"/>
        </w:rPr>
        <w:t xml:space="preserve">bacterial </w:t>
      </w:r>
      <w:r w:rsidR="00DA5921" w:rsidRPr="007F3B3D">
        <w:rPr>
          <w:rFonts w:ascii="Times New Roman" w:hAnsi="Times New Roman" w:cs="Times New Roman"/>
          <w:sz w:val="24"/>
        </w:rPr>
        <w:t>strains change</w:t>
      </w:r>
      <w:r w:rsidR="00762BD7" w:rsidRPr="007F3B3D">
        <w:rPr>
          <w:rFonts w:ascii="Times New Roman" w:hAnsi="Times New Roman" w:cs="Times New Roman"/>
          <w:sz w:val="24"/>
        </w:rPr>
        <w:t xml:space="preserve"> significantly</w:t>
      </w:r>
      <w:r w:rsidR="00861076" w:rsidRPr="007F3B3D">
        <w:rPr>
          <w:rFonts w:ascii="Times New Roman" w:hAnsi="Times New Roman" w:cs="Times New Roman"/>
          <w:sz w:val="24"/>
        </w:rPr>
        <w:t xml:space="preserve"> based on different genotype and </w:t>
      </w:r>
      <w:r>
        <w:rPr>
          <w:rFonts w:ascii="Times New Roman" w:hAnsi="Times New Roman" w:cs="Times New Roman"/>
          <w:sz w:val="24"/>
        </w:rPr>
        <w:t xml:space="preserve">PEITC </w:t>
      </w:r>
      <w:r w:rsidR="00861076" w:rsidRPr="007F3B3D">
        <w:rPr>
          <w:rFonts w:ascii="Times New Roman" w:hAnsi="Times New Roman" w:cs="Times New Roman"/>
          <w:sz w:val="24"/>
        </w:rPr>
        <w:t>diet</w:t>
      </w:r>
      <w:r>
        <w:rPr>
          <w:rFonts w:ascii="Times New Roman" w:hAnsi="Times New Roman" w:cs="Times New Roman"/>
          <w:sz w:val="24"/>
        </w:rPr>
        <w:t xml:space="preserve">, </w:t>
      </w:r>
      <w:r w:rsidR="00861076" w:rsidRPr="007F3B3D">
        <w:rPr>
          <w:rFonts w:ascii="Times New Roman" w:hAnsi="Times New Roman" w:cs="Times New Roman"/>
          <w:sz w:val="24"/>
        </w:rPr>
        <w:t xml:space="preserve">and </w:t>
      </w:r>
      <w:r>
        <w:rPr>
          <w:rFonts w:ascii="Times New Roman" w:hAnsi="Times New Roman" w:cs="Times New Roman"/>
          <w:sz w:val="24"/>
        </w:rPr>
        <w:t xml:space="preserve">Nrf2 genotype shows stronger effects on </w:t>
      </w:r>
      <w:r w:rsidR="00861076" w:rsidRPr="007F3B3D">
        <w:rPr>
          <w:rFonts w:ascii="Times New Roman" w:hAnsi="Times New Roman" w:cs="Times New Roman"/>
          <w:sz w:val="24"/>
        </w:rPr>
        <w:t>the b</w:t>
      </w:r>
      <w:r w:rsidR="00F6633A" w:rsidRPr="007F3B3D">
        <w:rPr>
          <w:rFonts w:ascii="Times New Roman" w:hAnsi="Times New Roman" w:cs="Times New Roman"/>
          <w:sz w:val="24"/>
        </w:rPr>
        <w:t xml:space="preserve">acterial diversity than </w:t>
      </w:r>
      <w:r>
        <w:rPr>
          <w:rFonts w:ascii="Times New Roman" w:hAnsi="Times New Roman" w:cs="Times New Roman"/>
          <w:sz w:val="24"/>
        </w:rPr>
        <w:t xml:space="preserve">PEITC </w:t>
      </w:r>
      <w:r w:rsidR="00F6633A" w:rsidRPr="007F3B3D">
        <w:rPr>
          <w:rFonts w:ascii="Times New Roman" w:hAnsi="Times New Roman" w:cs="Times New Roman"/>
          <w:sz w:val="24"/>
        </w:rPr>
        <w:t xml:space="preserve">diet. </w:t>
      </w:r>
      <w:proofErr w:type="spellStart"/>
      <w:r w:rsidR="00F44214" w:rsidRPr="007F3B3D">
        <w:rPr>
          <w:rFonts w:ascii="Times New Roman" w:hAnsi="Times New Roman" w:cs="Times New Roman"/>
          <w:i/>
          <w:sz w:val="24"/>
        </w:rPr>
        <w:t>Firmicutes</w:t>
      </w:r>
      <w:proofErr w:type="spellEnd"/>
      <w:r w:rsidR="00F44214" w:rsidRPr="007F3B3D">
        <w:rPr>
          <w:rFonts w:ascii="Times New Roman" w:hAnsi="Times New Roman" w:cs="Times New Roman"/>
          <w:sz w:val="24"/>
        </w:rPr>
        <w:t xml:space="preserve">, </w:t>
      </w:r>
      <w:proofErr w:type="spellStart"/>
      <w:r w:rsidR="00F44214" w:rsidRPr="007F3B3D">
        <w:rPr>
          <w:rFonts w:ascii="Times New Roman" w:hAnsi="Times New Roman" w:cs="Times New Roman"/>
          <w:i/>
          <w:sz w:val="24"/>
        </w:rPr>
        <w:t>Bacterodidetes</w:t>
      </w:r>
      <w:proofErr w:type="spellEnd"/>
      <w:r w:rsidR="00F44214" w:rsidRPr="007F3B3D">
        <w:rPr>
          <w:rFonts w:ascii="Times New Roman" w:hAnsi="Times New Roman" w:cs="Times New Roman"/>
          <w:sz w:val="24"/>
        </w:rPr>
        <w:t xml:space="preserve"> and </w:t>
      </w:r>
      <w:proofErr w:type="spellStart"/>
      <w:r w:rsidR="00F44214" w:rsidRPr="007F3B3D">
        <w:rPr>
          <w:rFonts w:ascii="Times New Roman" w:hAnsi="Times New Roman" w:cs="Times New Roman"/>
          <w:i/>
          <w:sz w:val="24"/>
        </w:rPr>
        <w:t>Proteobacteria</w:t>
      </w:r>
      <w:proofErr w:type="spellEnd"/>
      <w:r w:rsidR="00F44214" w:rsidRPr="007F3B3D">
        <w:rPr>
          <w:rFonts w:ascii="Times New Roman" w:hAnsi="Times New Roman" w:cs="Times New Roman"/>
          <w:sz w:val="24"/>
        </w:rPr>
        <w:t xml:space="preserve"> are </w:t>
      </w:r>
      <w:r>
        <w:rPr>
          <w:rFonts w:ascii="Times New Roman" w:hAnsi="Times New Roman" w:cs="Times New Roman"/>
          <w:sz w:val="24"/>
        </w:rPr>
        <w:t xml:space="preserve">the </w:t>
      </w:r>
      <w:r w:rsidR="00F44214" w:rsidRPr="007F3B3D">
        <w:rPr>
          <w:rFonts w:ascii="Times New Roman" w:hAnsi="Times New Roman" w:cs="Times New Roman"/>
          <w:sz w:val="24"/>
        </w:rPr>
        <w:t>major bacteria</w:t>
      </w:r>
      <w:r>
        <w:rPr>
          <w:rFonts w:ascii="Times New Roman" w:hAnsi="Times New Roman" w:cs="Times New Roman"/>
          <w:sz w:val="24"/>
        </w:rPr>
        <w:t>l</w:t>
      </w:r>
      <w:r w:rsidR="00F44214" w:rsidRPr="007F3B3D">
        <w:rPr>
          <w:rFonts w:ascii="Times New Roman" w:hAnsi="Times New Roman" w:cs="Times New Roman"/>
          <w:sz w:val="24"/>
        </w:rPr>
        <w:t xml:space="preserve"> </w:t>
      </w:r>
      <w:r w:rsidR="003313DC" w:rsidRPr="007F3B3D">
        <w:rPr>
          <w:rFonts w:ascii="Times New Roman" w:hAnsi="Times New Roman" w:cs="Times New Roman"/>
          <w:sz w:val="24"/>
        </w:rPr>
        <w:t>phyla</w:t>
      </w:r>
      <w:r w:rsidR="00A303B0" w:rsidRPr="007F3B3D">
        <w:rPr>
          <w:rFonts w:ascii="Times New Roman" w:hAnsi="Times New Roman" w:cs="Times New Roman"/>
          <w:sz w:val="24"/>
        </w:rPr>
        <w:t xml:space="preserve"> </w:t>
      </w:r>
      <w:r>
        <w:rPr>
          <w:rFonts w:ascii="Times New Roman" w:hAnsi="Times New Roman" w:cs="Times New Roman"/>
          <w:sz w:val="24"/>
        </w:rPr>
        <w:t xml:space="preserve">been altered by </w:t>
      </w:r>
      <w:r w:rsidR="003040B8" w:rsidRPr="007F3B3D">
        <w:rPr>
          <w:rFonts w:ascii="Times New Roman" w:hAnsi="Times New Roman" w:cs="Times New Roman"/>
          <w:sz w:val="24"/>
        </w:rPr>
        <w:t xml:space="preserve">both </w:t>
      </w:r>
      <w:r>
        <w:rPr>
          <w:rFonts w:ascii="Times New Roman" w:hAnsi="Times New Roman" w:cs="Times New Roman"/>
          <w:sz w:val="24"/>
        </w:rPr>
        <w:t xml:space="preserve">PEITC </w:t>
      </w:r>
      <w:r w:rsidR="003040B8" w:rsidRPr="007F3B3D">
        <w:rPr>
          <w:rFonts w:ascii="Times New Roman" w:hAnsi="Times New Roman" w:cs="Times New Roman"/>
          <w:sz w:val="24"/>
        </w:rPr>
        <w:t xml:space="preserve">diet and </w:t>
      </w:r>
      <w:r>
        <w:rPr>
          <w:rFonts w:ascii="Times New Roman" w:hAnsi="Times New Roman" w:cs="Times New Roman"/>
          <w:sz w:val="24"/>
        </w:rPr>
        <w:t xml:space="preserve">Nrf2 KO </w:t>
      </w:r>
      <w:r w:rsidR="003040B8" w:rsidRPr="007F3B3D">
        <w:rPr>
          <w:rFonts w:ascii="Times New Roman" w:hAnsi="Times New Roman" w:cs="Times New Roman"/>
          <w:sz w:val="24"/>
        </w:rPr>
        <w:t>genotype.</w:t>
      </w:r>
      <w:r w:rsidR="00083081" w:rsidRPr="007F3B3D">
        <w:rPr>
          <w:rFonts w:ascii="Times New Roman" w:hAnsi="Times New Roman" w:cs="Times New Roman"/>
          <w:sz w:val="24"/>
        </w:rPr>
        <w:t xml:space="preserve"> </w:t>
      </w:r>
      <w:r w:rsidR="00317BBB" w:rsidRPr="007F3B3D">
        <w:rPr>
          <w:rFonts w:ascii="Times New Roman" w:hAnsi="Times New Roman" w:cs="Times New Roman"/>
          <w:sz w:val="24"/>
        </w:rPr>
        <w:t>Individual</w:t>
      </w:r>
      <w:r w:rsidR="007827B8" w:rsidRPr="007F3B3D">
        <w:rPr>
          <w:rFonts w:ascii="Times New Roman" w:hAnsi="Times New Roman" w:cs="Times New Roman"/>
          <w:sz w:val="24"/>
        </w:rPr>
        <w:t xml:space="preserve"> bacteria</w:t>
      </w:r>
      <w:r w:rsidR="0064193F">
        <w:rPr>
          <w:rFonts w:ascii="Times New Roman" w:hAnsi="Times New Roman" w:cs="Times New Roman"/>
          <w:sz w:val="24"/>
        </w:rPr>
        <w:t xml:space="preserve"> at different taxonomic levels </w:t>
      </w:r>
      <w:r w:rsidR="00F50CBB">
        <w:rPr>
          <w:rFonts w:ascii="Times New Roman" w:hAnsi="Times New Roman" w:cs="Times New Roman"/>
          <w:sz w:val="24"/>
        </w:rPr>
        <w:t xml:space="preserve">shows consistently affected pattern by both genotype and diet. For instance, </w:t>
      </w:r>
      <w:proofErr w:type="spellStart"/>
      <w:r w:rsidR="00F50CBB" w:rsidRPr="007F3B3D">
        <w:rPr>
          <w:rFonts w:ascii="Times New Roman" w:hAnsi="Times New Roman" w:cs="Times New Roman"/>
          <w:i/>
          <w:iCs/>
          <w:sz w:val="24"/>
        </w:rPr>
        <w:t>Firmicutes</w:t>
      </w:r>
      <w:proofErr w:type="spellEnd"/>
      <w:r w:rsidR="00F50CBB" w:rsidRPr="007F3B3D">
        <w:rPr>
          <w:rFonts w:ascii="Times New Roman" w:hAnsi="Times New Roman" w:cs="Times New Roman"/>
          <w:i/>
          <w:iCs/>
          <w:sz w:val="24"/>
        </w:rPr>
        <w:t xml:space="preserve"> </w:t>
      </w:r>
      <w:proofErr w:type="spellStart"/>
      <w:r w:rsidR="00F50CBB" w:rsidRPr="007F3B3D">
        <w:rPr>
          <w:rFonts w:ascii="Times New Roman" w:hAnsi="Times New Roman" w:cs="Times New Roman"/>
          <w:i/>
          <w:iCs/>
          <w:sz w:val="24"/>
        </w:rPr>
        <w:t>Ruminococcus</w:t>
      </w:r>
      <w:proofErr w:type="spellEnd"/>
      <w:r w:rsidR="0064193F">
        <w:rPr>
          <w:rFonts w:ascii="Times New Roman" w:hAnsi="Times New Roman" w:cs="Times New Roman"/>
          <w:sz w:val="24"/>
        </w:rPr>
        <w:t xml:space="preserve"> is observed increased by 0.05% PEITC treatment, and </w:t>
      </w:r>
      <w:r w:rsidR="002E0712">
        <w:rPr>
          <w:rFonts w:ascii="Times New Roman" w:hAnsi="Times New Roman" w:cs="Times New Roman"/>
          <w:sz w:val="24"/>
        </w:rPr>
        <w:t xml:space="preserve">in </w:t>
      </w:r>
      <w:r w:rsidR="0064193F">
        <w:rPr>
          <w:rFonts w:ascii="Times New Roman" w:hAnsi="Times New Roman" w:cs="Times New Roman"/>
          <w:sz w:val="24"/>
        </w:rPr>
        <w:t>Nrf2 KO genotype mice.</w:t>
      </w:r>
      <w:r w:rsidR="002E0712">
        <w:rPr>
          <w:rFonts w:ascii="Times New Roman" w:hAnsi="Times New Roman" w:cs="Times New Roman"/>
          <w:sz w:val="24"/>
        </w:rPr>
        <w:t xml:space="preserve"> </w:t>
      </w:r>
      <w:r w:rsidR="00A96E25">
        <w:rPr>
          <w:rFonts w:ascii="Times New Roman" w:hAnsi="Times New Roman" w:cs="Times New Roman"/>
          <w:sz w:val="24"/>
        </w:rPr>
        <w:t xml:space="preserve">All other altered microbiota changed significantly by either dietary PEITC or genotype are summarized in </w:t>
      </w:r>
      <w:r w:rsidR="00A96E25" w:rsidRPr="00A96E25">
        <w:rPr>
          <w:rFonts w:ascii="Times New Roman" w:hAnsi="Times New Roman" w:cs="Times New Roman"/>
          <w:b/>
          <w:bCs/>
          <w:sz w:val="24"/>
        </w:rPr>
        <w:t xml:space="preserve">Table </w:t>
      </w:r>
      <w:r w:rsidR="00465531">
        <w:rPr>
          <w:rFonts w:ascii="Times New Roman" w:hAnsi="Times New Roman" w:cs="Times New Roman"/>
          <w:b/>
          <w:bCs/>
          <w:sz w:val="24"/>
        </w:rPr>
        <w:t>3</w:t>
      </w:r>
      <w:r w:rsidR="00A96E25">
        <w:rPr>
          <w:rFonts w:ascii="Times New Roman" w:hAnsi="Times New Roman" w:cs="Times New Roman"/>
          <w:sz w:val="24"/>
        </w:rPr>
        <w:t>-</w:t>
      </w:r>
      <w:r w:rsidR="00465531">
        <w:rPr>
          <w:rFonts w:ascii="Times New Roman" w:hAnsi="Times New Roman" w:cs="Times New Roman"/>
          <w:b/>
          <w:bCs/>
          <w:sz w:val="24"/>
        </w:rPr>
        <w:t>5</w:t>
      </w:r>
      <w:r w:rsidR="00A96E25">
        <w:rPr>
          <w:rFonts w:ascii="Times New Roman" w:hAnsi="Times New Roman" w:cs="Times New Roman"/>
          <w:sz w:val="24"/>
        </w:rPr>
        <w:t>.</w:t>
      </w:r>
    </w:p>
    <w:p w14:paraId="36A687FF" w14:textId="77777777" w:rsidR="00083081" w:rsidRPr="007F3B3D" w:rsidRDefault="00083081" w:rsidP="006B5DF1">
      <w:pPr>
        <w:spacing w:line="360" w:lineRule="auto"/>
        <w:rPr>
          <w:rFonts w:ascii="Times New Roman" w:hAnsi="Times New Roman" w:cs="Times New Roman"/>
          <w:sz w:val="24"/>
        </w:rPr>
      </w:pPr>
    </w:p>
    <w:p w14:paraId="236AF350" w14:textId="72F76A56" w:rsidR="0007684F" w:rsidRDefault="00FB764B" w:rsidP="006B5DF1">
      <w:pPr>
        <w:spacing w:line="360" w:lineRule="auto"/>
        <w:rPr>
          <w:rFonts w:ascii="Times New Roman" w:hAnsi="Times New Roman" w:cs="Times New Roman"/>
          <w:iCs/>
          <w:sz w:val="24"/>
        </w:rPr>
      </w:pPr>
      <w:proofErr w:type="spellStart"/>
      <w:r w:rsidRPr="007F3B3D">
        <w:rPr>
          <w:rFonts w:ascii="Times New Roman" w:hAnsi="Times New Roman" w:cs="Times New Roman"/>
          <w:i/>
          <w:sz w:val="24"/>
        </w:rPr>
        <w:t>Ruminococcus</w:t>
      </w:r>
      <w:proofErr w:type="spellEnd"/>
      <w:r w:rsidR="00683196" w:rsidRPr="007F3B3D">
        <w:rPr>
          <w:rFonts w:ascii="Times New Roman" w:hAnsi="Times New Roman" w:cs="Times New Roman"/>
          <w:sz w:val="24"/>
        </w:rPr>
        <w:t xml:space="preserve"> </w:t>
      </w:r>
      <w:r w:rsidR="00073E44" w:rsidRPr="007F3B3D">
        <w:rPr>
          <w:rFonts w:ascii="Times New Roman" w:hAnsi="Times New Roman" w:cs="Times New Roman"/>
          <w:sz w:val="24"/>
        </w:rPr>
        <w:t xml:space="preserve">are anaerobic, gram-positive bacteria </w:t>
      </w:r>
      <w:r w:rsidR="00CF5EBC" w:rsidRPr="007F3B3D">
        <w:rPr>
          <w:rFonts w:ascii="Times New Roman" w:hAnsi="Times New Roman" w:cs="Times New Roman"/>
          <w:sz w:val="24"/>
        </w:rPr>
        <w:t xml:space="preserve">and </w:t>
      </w:r>
      <w:r w:rsidR="00073E44" w:rsidRPr="007F3B3D">
        <w:rPr>
          <w:rFonts w:ascii="Times New Roman" w:hAnsi="Times New Roman" w:cs="Times New Roman"/>
          <w:sz w:val="24"/>
        </w:rPr>
        <w:t xml:space="preserve">belong to the phylum of </w:t>
      </w:r>
      <w:r w:rsidR="00073E44" w:rsidRPr="007F3B3D">
        <w:rPr>
          <w:rFonts w:ascii="Times New Roman" w:hAnsi="Times New Roman" w:cs="Times New Roman"/>
          <w:i/>
          <w:sz w:val="24"/>
        </w:rPr>
        <w:t>Firm</w:t>
      </w:r>
      <w:r w:rsidR="00365014">
        <w:rPr>
          <w:rFonts w:ascii="Times New Roman" w:hAnsi="Times New Roman" w:cs="Times New Roman"/>
          <w:i/>
          <w:sz w:val="24"/>
        </w:rPr>
        <w:t>i</w:t>
      </w:r>
      <w:r w:rsidR="00073E44" w:rsidRPr="007F3B3D">
        <w:rPr>
          <w:rFonts w:ascii="Times New Roman" w:hAnsi="Times New Roman" w:cs="Times New Roman"/>
          <w:i/>
          <w:sz w:val="24"/>
        </w:rPr>
        <w:t>cutes</w:t>
      </w:r>
      <w:r w:rsidR="00073E44" w:rsidRPr="007F3B3D">
        <w:rPr>
          <w:rFonts w:ascii="Times New Roman" w:hAnsi="Times New Roman" w:cs="Times New Roman"/>
          <w:sz w:val="24"/>
        </w:rPr>
        <w:t xml:space="preserve">. </w:t>
      </w:r>
      <w:r w:rsidR="00A31A35" w:rsidRPr="007F3B3D">
        <w:rPr>
          <w:rFonts w:ascii="Times New Roman" w:hAnsi="Times New Roman" w:cs="Times New Roman"/>
          <w:sz w:val="24"/>
        </w:rPr>
        <w:t xml:space="preserve">So far, eleven </w:t>
      </w:r>
      <w:proofErr w:type="spellStart"/>
      <w:r w:rsidR="00A31A35" w:rsidRPr="007F3B3D">
        <w:rPr>
          <w:rFonts w:ascii="Times New Roman" w:hAnsi="Times New Roman" w:cs="Times New Roman"/>
          <w:i/>
          <w:sz w:val="24"/>
        </w:rPr>
        <w:t>Ruminococcus</w:t>
      </w:r>
      <w:proofErr w:type="spellEnd"/>
      <w:r w:rsidR="00A31A35" w:rsidRPr="007F3B3D">
        <w:rPr>
          <w:rFonts w:ascii="Times New Roman" w:hAnsi="Times New Roman" w:cs="Times New Roman"/>
          <w:sz w:val="24"/>
        </w:rPr>
        <w:t xml:space="preserve"> s</w:t>
      </w:r>
      <w:r w:rsidR="00AE6775" w:rsidRPr="007F3B3D">
        <w:rPr>
          <w:rFonts w:ascii="Times New Roman" w:hAnsi="Times New Roman" w:cs="Times New Roman"/>
          <w:sz w:val="24"/>
        </w:rPr>
        <w:t xml:space="preserve">pecies have been identified and fall into bacterial family </w:t>
      </w:r>
      <w:proofErr w:type="spellStart"/>
      <w:r w:rsidR="00AE6775" w:rsidRPr="007F3B3D">
        <w:rPr>
          <w:rFonts w:ascii="Times New Roman" w:hAnsi="Times New Roman" w:cs="Times New Roman"/>
          <w:i/>
          <w:sz w:val="24"/>
        </w:rPr>
        <w:t>Ruminococcaceae</w:t>
      </w:r>
      <w:proofErr w:type="spellEnd"/>
      <w:r w:rsidR="00AE6775" w:rsidRPr="007F3B3D">
        <w:rPr>
          <w:rFonts w:ascii="Times New Roman" w:hAnsi="Times New Roman" w:cs="Times New Roman"/>
          <w:sz w:val="24"/>
        </w:rPr>
        <w:t xml:space="preserve"> and </w:t>
      </w:r>
      <w:proofErr w:type="spellStart"/>
      <w:r w:rsidR="00AE6775" w:rsidRPr="007F3B3D">
        <w:rPr>
          <w:rFonts w:ascii="Times New Roman" w:hAnsi="Times New Roman" w:cs="Times New Roman"/>
          <w:i/>
          <w:sz w:val="24"/>
        </w:rPr>
        <w:t>Lachnospiraceae</w:t>
      </w:r>
      <w:proofErr w:type="spellEnd"/>
      <w:r w:rsidR="00365014">
        <w:rPr>
          <w:rFonts w:ascii="Times New Roman" w:hAnsi="Times New Roman" w:cs="Times New Roman"/>
          <w:i/>
          <w:sz w:val="24"/>
        </w:rPr>
        <w:t xml:space="preserve"> </w:t>
      </w:r>
      <w:r w:rsidR="00C86147" w:rsidRPr="007F3B3D">
        <w:rPr>
          <w:rFonts w:ascii="Times New Roman" w:hAnsi="Times New Roman" w:cs="Times New Roman"/>
          <w:sz w:val="24"/>
        </w:rPr>
        <w:fldChar w:fldCharType="begin">
          <w:fldData xml:space="preserve">PEVuZE5vdGU+PENpdGU+PEF1dGhvcj5MYSBSZWF1PC9BdXRob3I+PFllYXI+MjAxODwvWWVhcj48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</w:fldData>
        </w:fldChar>
      </w:r>
      <w:r w:rsidR="00334E86" w:rsidRPr="007F3B3D">
        <w:rPr>
          <w:rFonts w:ascii="Times New Roman" w:hAnsi="Times New Roman" w:cs="Times New Roman"/>
          <w:sz w:val="24"/>
        </w:rPr>
        <w:instrText xml:space="preserve"> ADDIN EN.CITE </w:instrText>
      </w:r>
      <w:r w:rsidR="00334E86" w:rsidRPr="007F3B3D">
        <w:rPr>
          <w:rFonts w:ascii="Times New Roman" w:hAnsi="Times New Roman" w:cs="Times New Roman"/>
          <w:sz w:val="24"/>
        </w:rPr>
        <w:fldChar w:fldCharType="begin">
          <w:fldData xml:space="preserve">PEVuZE5vdGU+PENpdGU+PEF1dGhvcj5MYSBSZWF1PC9BdXRob3I+PFllYXI+MjAxODwvWWVhcj48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</w:fldData>
        </w:fldChar>
      </w:r>
      <w:r w:rsidR="00334E86" w:rsidRPr="007F3B3D">
        <w:rPr>
          <w:rFonts w:ascii="Times New Roman" w:hAnsi="Times New Roman" w:cs="Times New Roman"/>
          <w:sz w:val="24"/>
        </w:rPr>
        <w:instrText xml:space="preserve"> ADDIN EN.CITE.DATA </w:instrText>
      </w:r>
      <w:r w:rsidR="00334E86" w:rsidRPr="007F3B3D">
        <w:rPr>
          <w:rFonts w:ascii="Times New Roman" w:hAnsi="Times New Roman" w:cs="Times New Roman"/>
          <w:sz w:val="24"/>
        </w:rPr>
      </w:r>
      <w:r w:rsidR="00334E86" w:rsidRPr="007F3B3D">
        <w:rPr>
          <w:rFonts w:ascii="Times New Roman" w:hAnsi="Times New Roman" w:cs="Times New Roman"/>
          <w:sz w:val="24"/>
        </w:rPr>
        <w:fldChar w:fldCharType="end"/>
      </w:r>
      <w:r w:rsidR="00C86147" w:rsidRPr="007F3B3D">
        <w:rPr>
          <w:rFonts w:ascii="Times New Roman" w:hAnsi="Times New Roman" w:cs="Times New Roman"/>
          <w:sz w:val="24"/>
        </w:rPr>
      </w:r>
      <w:r w:rsidR="00C86147" w:rsidRPr="007F3B3D">
        <w:rPr>
          <w:rFonts w:ascii="Times New Roman" w:hAnsi="Times New Roman" w:cs="Times New Roman"/>
          <w:sz w:val="24"/>
        </w:rPr>
        <w:fldChar w:fldCharType="separate"/>
      </w:r>
      <w:r w:rsidR="00334E86" w:rsidRPr="007F3B3D">
        <w:rPr>
          <w:rFonts w:ascii="Times New Roman" w:hAnsi="Times New Roman" w:cs="Times New Roman"/>
          <w:noProof/>
          <w:sz w:val="24"/>
        </w:rPr>
        <w:t>(La Reau &amp; Suen, 2018; Rainey &amp; Janssen, 1995)</w:t>
      </w:r>
      <w:r w:rsidR="00C86147" w:rsidRPr="007F3B3D">
        <w:rPr>
          <w:rFonts w:ascii="Times New Roman" w:hAnsi="Times New Roman" w:cs="Times New Roman"/>
          <w:sz w:val="24"/>
        </w:rPr>
        <w:fldChar w:fldCharType="end"/>
      </w:r>
      <w:r w:rsidR="00AE6775" w:rsidRPr="007F3B3D">
        <w:rPr>
          <w:rFonts w:ascii="Times New Roman" w:hAnsi="Times New Roman" w:cs="Times New Roman"/>
          <w:sz w:val="24"/>
        </w:rPr>
        <w:t>.</w:t>
      </w:r>
      <w:r w:rsidR="00AD79E7" w:rsidRPr="007F3B3D">
        <w:rPr>
          <w:rFonts w:ascii="Times New Roman" w:hAnsi="Times New Roman" w:cs="Times New Roman"/>
          <w:sz w:val="24"/>
        </w:rPr>
        <w:t xml:space="preserve"> </w:t>
      </w:r>
      <w:r w:rsidR="00C224F4" w:rsidRPr="007F3B3D">
        <w:rPr>
          <w:rFonts w:ascii="Times New Roman" w:hAnsi="Times New Roman" w:cs="Times New Roman"/>
          <w:sz w:val="24"/>
        </w:rPr>
        <w:t xml:space="preserve">Previous studies show that </w:t>
      </w:r>
      <w:proofErr w:type="spellStart"/>
      <w:r w:rsidR="00073E44" w:rsidRPr="007F3B3D">
        <w:rPr>
          <w:rFonts w:ascii="Times New Roman" w:hAnsi="Times New Roman" w:cs="Times New Roman"/>
          <w:i/>
          <w:sz w:val="24"/>
        </w:rPr>
        <w:t>Ruminococcus</w:t>
      </w:r>
      <w:proofErr w:type="spellEnd"/>
      <w:r w:rsidR="00C63F14" w:rsidRPr="007F3B3D">
        <w:rPr>
          <w:rFonts w:ascii="Times New Roman" w:hAnsi="Times New Roman" w:cs="Times New Roman"/>
          <w:sz w:val="24"/>
        </w:rPr>
        <w:t xml:space="preserve"> spp. </w:t>
      </w:r>
      <w:r w:rsidR="00C224F4" w:rsidRPr="007F3B3D">
        <w:rPr>
          <w:rFonts w:ascii="Times New Roman" w:hAnsi="Times New Roman" w:cs="Times New Roman"/>
          <w:sz w:val="24"/>
        </w:rPr>
        <w:t>d</w:t>
      </w:r>
      <w:r w:rsidR="00CF5EBC" w:rsidRPr="007F3B3D">
        <w:rPr>
          <w:rFonts w:ascii="Times New Roman" w:hAnsi="Times New Roman" w:cs="Times New Roman"/>
          <w:sz w:val="24"/>
        </w:rPr>
        <w:t>egrad</w:t>
      </w:r>
      <w:r w:rsidR="00C224F4" w:rsidRPr="007F3B3D">
        <w:rPr>
          <w:rFonts w:ascii="Times New Roman" w:hAnsi="Times New Roman" w:cs="Times New Roman"/>
          <w:sz w:val="24"/>
        </w:rPr>
        <w:t>ed</w:t>
      </w:r>
      <w:r w:rsidR="00CF5EBC" w:rsidRPr="007F3B3D">
        <w:rPr>
          <w:rFonts w:ascii="Times New Roman" w:hAnsi="Times New Roman" w:cs="Times New Roman"/>
          <w:sz w:val="24"/>
        </w:rPr>
        <w:t xml:space="preserve"> and ferment</w:t>
      </w:r>
      <w:r w:rsidR="00C224F4" w:rsidRPr="007F3B3D">
        <w:rPr>
          <w:rFonts w:ascii="Times New Roman" w:hAnsi="Times New Roman" w:cs="Times New Roman"/>
          <w:sz w:val="24"/>
        </w:rPr>
        <w:t>ed</w:t>
      </w:r>
      <w:r w:rsidR="00CF5EBC" w:rsidRPr="007F3B3D">
        <w:rPr>
          <w:rFonts w:ascii="Times New Roman" w:hAnsi="Times New Roman" w:cs="Times New Roman"/>
          <w:sz w:val="24"/>
        </w:rPr>
        <w:t xml:space="preserve"> cellulosic biomass into short-chain fatty acid </w:t>
      </w:r>
      <w:r w:rsidR="00E435E5">
        <w:rPr>
          <w:rFonts w:ascii="Times New Roman" w:hAnsi="Times New Roman" w:cs="Times New Roman"/>
          <w:sz w:val="24"/>
        </w:rPr>
        <w:t xml:space="preserve">(SCFA) </w:t>
      </w:r>
      <w:r w:rsidR="00CF5EBC" w:rsidRPr="007F3B3D">
        <w:rPr>
          <w:rFonts w:ascii="Times New Roman" w:hAnsi="Times New Roman" w:cs="Times New Roman"/>
          <w:sz w:val="24"/>
        </w:rPr>
        <w:t>for herbivorous ruminants</w:t>
      </w:r>
      <w:r w:rsidR="00E435E5">
        <w:rPr>
          <w:rFonts w:ascii="Times New Roman" w:hAnsi="Times New Roman" w:cs="Times New Roman"/>
          <w:sz w:val="24"/>
        </w:rPr>
        <w:t xml:space="preserve"> </w:t>
      </w:r>
      <w:r w:rsidR="00CF5EBC" w:rsidRPr="007F3B3D">
        <w:rPr>
          <w:rFonts w:ascii="Times New Roman" w:hAnsi="Times New Roman" w:cs="Times New Roman"/>
          <w:sz w:val="24"/>
        </w:rPr>
        <w:fldChar w:fldCharType="begin">
          <w:fldData xml:space="preserve">PEVuZE5vdGU+PENpdGU+PEF1dGhvcj5RaW48L0F1dGhvcj48WWVhcj4yMDEwPC9ZZWFyPjxSZWNO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</w:fldData>
        </w:fldChar>
      </w:r>
      <w:r w:rsidR="00334E86" w:rsidRPr="007F3B3D">
        <w:rPr>
          <w:rFonts w:ascii="Times New Roman" w:hAnsi="Times New Roman" w:cs="Times New Roman"/>
          <w:sz w:val="24"/>
        </w:rPr>
        <w:instrText xml:space="preserve"> ADDIN EN.CITE </w:instrText>
      </w:r>
      <w:r w:rsidR="00334E86" w:rsidRPr="007F3B3D">
        <w:rPr>
          <w:rFonts w:ascii="Times New Roman" w:hAnsi="Times New Roman" w:cs="Times New Roman"/>
          <w:sz w:val="24"/>
        </w:rPr>
        <w:fldChar w:fldCharType="begin">
          <w:fldData xml:space="preserve">PEVuZE5vdGU+PENpdGU+PEF1dGhvcj5RaW48L0F1dGhvcj48WWVhcj4yMDEwPC9ZZWFyPjxSZWNO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</w:fldData>
        </w:fldChar>
      </w:r>
      <w:r w:rsidR="00334E86" w:rsidRPr="007F3B3D">
        <w:rPr>
          <w:rFonts w:ascii="Times New Roman" w:hAnsi="Times New Roman" w:cs="Times New Roman"/>
          <w:sz w:val="24"/>
        </w:rPr>
        <w:instrText xml:space="preserve"> ADDIN EN.CITE.DATA </w:instrText>
      </w:r>
      <w:r w:rsidR="00334E86" w:rsidRPr="007F3B3D">
        <w:rPr>
          <w:rFonts w:ascii="Times New Roman" w:hAnsi="Times New Roman" w:cs="Times New Roman"/>
          <w:sz w:val="24"/>
        </w:rPr>
      </w:r>
      <w:r w:rsidR="00334E86" w:rsidRPr="007F3B3D">
        <w:rPr>
          <w:rFonts w:ascii="Times New Roman" w:hAnsi="Times New Roman" w:cs="Times New Roman"/>
          <w:sz w:val="24"/>
        </w:rPr>
        <w:fldChar w:fldCharType="end"/>
      </w:r>
      <w:r w:rsidR="00CF5EBC" w:rsidRPr="007F3B3D">
        <w:rPr>
          <w:rFonts w:ascii="Times New Roman" w:hAnsi="Times New Roman" w:cs="Times New Roman"/>
          <w:sz w:val="24"/>
        </w:rPr>
      </w:r>
      <w:r w:rsidR="00CF5EBC" w:rsidRPr="007F3B3D">
        <w:rPr>
          <w:rFonts w:ascii="Times New Roman" w:hAnsi="Times New Roman" w:cs="Times New Roman"/>
          <w:sz w:val="24"/>
        </w:rPr>
        <w:fldChar w:fldCharType="separate"/>
      </w:r>
      <w:r w:rsidR="00334E86" w:rsidRPr="007F3B3D">
        <w:rPr>
          <w:rFonts w:ascii="Times New Roman" w:hAnsi="Times New Roman" w:cs="Times New Roman"/>
          <w:noProof/>
          <w:sz w:val="24"/>
        </w:rPr>
        <w:t>(Flint, Bayer, Rincon, Lamed, &amp; White, 2008; Leschine, 1995; Qin et al., 2010)</w:t>
      </w:r>
      <w:r w:rsidR="00CF5EBC" w:rsidRPr="007F3B3D">
        <w:rPr>
          <w:rFonts w:ascii="Times New Roman" w:hAnsi="Times New Roman" w:cs="Times New Roman"/>
          <w:sz w:val="24"/>
        </w:rPr>
        <w:fldChar w:fldCharType="end"/>
      </w:r>
      <w:r w:rsidR="00CF5EBC" w:rsidRPr="007F3B3D">
        <w:rPr>
          <w:rFonts w:ascii="Times New Roman" w:hAnsi="Times New Roman" w:cs="Times New Roman"/>
          <w:sz w:val="24"/>
        </w:rPr>
        <w:t>.</w:t>
      </w:r>
      <w:r w:rsidR="005913B6" w:rsidRPr="007F3B3D">
        <w:rPr>
          <w:rFonts w:ascii="Times New Roman" w:hAnsi="Times New Roman" w:cs="Times New Roman"/>
          <w:sz w:val="24"/>
        </w:rPr>
        <w:t xml:space="preserve"> Recently, </w:t>
      </w:r>
      <w:bookmarkStart w:id="79" w:name="_Hlk34314682"/>
      <w:proofErr w:type="spellStart"/>
      <w:r w:rsidR="005913B6" w:rsidRPr="007F3B3D">
        <w:rPr>
          <w:rFonts w:ascii="Times New Roman" w:hAnsi="Times New Roman" w:cs="Times New Roman"/>
          <w:i/>
          <w:sz w:val="24"/>
        </w:rPr>
        <w:t>Ruminococcus</w:t>
      </w:r>
      <w:proofErr w:type="spellEnd"/>
      <w:r w:rsidR="005913B6" w:rsidRPr="007F3B3D">
        <w:rPr>
          <w:rFonts w:ascii="Times New Roman" w:hAnsi="Times New Roman" w:cs="Times New Roman"/>
          <w:i/>
          <w:sz w:val="24"/>
        </w:rPr>
        <w:t xml:space="preserve"> </w:t>
      </w:r>
      <w:r w:rsidR="00924688" w:rsidRPr="007F3B3D">
        <w:rPr>
          <w:rFonts w:ascii="Times New Roman" w:hAnsi="Times New Roman" w:cs="Times New Roman"/>
          <w:i/>
          <w:sz w:val="24"/>
        </w:rPr>
        <w:t>T</w:t>
      </w:r>
      <w:r w:rsidR="005913B6" w:rsidRPr="007F3B3D">
        <w:rPr>
          <w:rFonts w:ascii="Times New Roman" w:hAnsi="Times New Roman" w:cs="Times New Roman"/>
          <w:i/>
          <w:sz w:val="24"/>
        </w:rPr>
        <w:t xml:space="preserve">orques </w:t>
      </w:r>
      <w:bookmarkEnd w:id="79"/>
      <w:r w:rsidR="005913B6" w:rsidRPr="007F3B3D">
        <w:rPr>
          <w:rFonts w:ascii="Times New Roman" w:hAnsi="Times New Roman" w:cs="Times New Roman"/>
          <w:iCs/>
          <w:sz w:val="24"/>
        </w:rPr>
        <w:t>was reported</w:t>
      </w:r>
      <w:r w:rsidR="00AC38F3" w:rsidRPr="007F3B3D">
        <w:rPr>
          <w:rFonts w:ascii="Times New Roman" w:hAnsi="Times New Roman" w:cs="Times New Roman"/>
          <w:iCs/>
          <w:sz w:val="24"/>
        </w:rPr>
        <w:t xml:space="preserve"> abundantly in the irritable bowel syndrome subjects in a placebo control double blind </w:t>
      </w:r>
      <w:r w:rsidR="00981A54" w:rsidRPr="007F3B3D">
        <w:rPr>
          <w:rFonts w:ascii="Times New Roman" w:hAnsi="Times New Roman" w:cs="Times New Roman"/>
          <w:iCs/>
          <w:sz w:val="24"/>
        </w:rPr>
        <w:t>study</w:t>
      </w:r>
      <w:r w:rsidR="00E435E5">
        <w:rPr>
          <w:rFonts w:ascii="Times New Roman" w:hAnsi="Times New Roman" w:cs="Times New Roman"/>
          <w:iCs/>
          <w:sz w:val="24"/>
        </w:rPr>
        <w:t xml:space="preserve"> </w:t>
      </w:r>
      <w:r w:rsidR="00981A54" w:rsidRPr="007F3B3D">
        <w:rPr>
          <w:rFonts w:ascii="Times New Roman" w:hAnsi="Times New Roman" w:cs="Times New Roman"/>
          <w:iCs/>
          <w:sz w:val="24"/>
        </w:rPr>
        <w:fldChar w:fldCharType="begin">
          <w:fldData xml:space="preserve">PEVuZE5vdGU+PENpdGU+PEF1dGhvcj5MeXJhPC9BdXRob3I+PFllYXI+MjAxMDwvWWVhcj48UmVj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</w:fldData>
        </w:fldChar>
      </w:r>
      <w:r w:rsidR="00334E86" w:rsidRPr="007F3B3D">
        <w:rPr>
          <w:rFonts w:ascii="Times New Roman" w:hAnsi="Times New Roman" w:cs="Times New Roman"/>
          <w:iCs/>
          <w:sz w:val="24"/>
        </w:rPr>
        <w:instrText xml:space="preserve"> ADDIN EN.CITE </w:instrText>
      </w:r>
      <w:r w:rsidR="00334E86" w:rsidRPr="007F3B3D">
        <w:rPr>
          <w:rFonts w:ascii="Times New Roman" w:hAnsi="Times New Roman" w:cs="Times New Roman"/>
          <w:iCs/>
          <w:sz w:val="24"/>
        </w:rPr>
        <w:fldChar w:fldCharType="begin">
          <w:fldData xml:space="preserve">PEVuZE5vdGU+PENpdGU+PEF1dGhvcj5MeXJhPC9BdXRob3I+PFllYXI+MjAxMDwvWWVhcj48UmVj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</w:fldData>
        </w:fldChar>
      </w:r>
      <w:r w:rsidR="00334E86" w:rsidRPr="007F3B3D">
        <w:rPr>
          <w:rFonts w:ascii="Times New Roman" w:hAnsi="Times New Roman" w:cs="Times New Roman"/>
          <w:iCs/>
          <w:sz w:val="24"/>
        </w:rPr>
        <w:instrText xml:space="preserve"> ADDIN EN.CITE.DATA </w:instrText>
      </w:r>
      <w:r w:rsidR="00334E86" w:rsidRPr="007F3B3D">
        <w:rPr>
          <w:rFonts w:ascii="Times New Roman" w:hAnsi="Times New Roman" w:cs="Times New Roman"/>
          <w:iCs/>
          <w:sz w:val="24"/>
        </w:rPr>
      </w:r>
      <w:r w:rsidR="00334E86" w:rsidRPr="007F3B3D">
        <w:rPr>
          <w:rFonts w:ascii="Times New Roman" w:hAnsi="Times New Roman" w:cs="Times New Roman"/>
          <w:iCs/>
          <w:sz w:val="24"/>
        </w:rPr>
        <w:fldChar w:fldCharType="end"/>
      </w:r>
      <w:r w:rsidR="00981A54" w:rsidRPr="007F3B3D">
        <w:rPr>
          <w:rFonts w:ascii="Times New Roman" w:hAnsi="Times New Roman" w:cs="Times New Roman"/>
          <w:iCs/>
          <w:sz w:val="24"/>
        </w:rPr>
      </w:r>
      <w:r w:rsidR="00981A54" w:rsidRPr="007F3B3D">
        <w:rPr>
          <w:rFonts w:ascii="Times New Roman" w:hAnsi="Times New Roman" w:cs="Times New Roman"/>
          <w:iCs/>
          <w:sz w:val="24"/>
        </w:rPr>
        <w:fldChar w:fldCharType="separate"/>
      </w:r>
      <w:r w:rsidR="00334E86" w:rsidRPr="007F3B3D">
        <w:rPr>
          <w:rFonts w:ascii="Times New Roman" w:hAnsi="Times New Roman" w:cs="Times New Roman"/>
          <w:iCs/>
          <w:noProof/>
          <w:sz w:val="24"/>
        </w:rPr>
        <w:t>(Lyra et al., 2010)</w:t>
      </w:r>
      <w:r w:rsidR="00981A54" w:rsidRPr="007F3B3D">
        <w:rPr>
          <w:rFonts w:ascii="Times New Roman" w:hAnsi="Times New Roman" w:cs="Times New Roman"/>
          <w:iCs/>
          <w:sz w:val="24"/>
        </w:rPr>
        <w:fldChar w:fldCharType="end"/>
      </w:r>
      <w:r w:rsidR="00981A54" w:rsidRPr="007F3B3D">
        <w:rPr>
          <w:rFonts w:ascii="Times New Roman" w:hAnsi="Times New Roman" w:cs="Times New Roman"/>
          <w:iCs/>
          <w:sz w:val="24"/>
        </w:rPr>
        <w:t xml:space="preserve">. Multiple probiotic interventions were </w:t>
      </w:r>
      <w:r w:rsidR="000830D1" w:rsidRPr="007F3B3D">
        <w:rPr>
          <w:rFonts w:ascii="Times New Roman" w:hAnsi="Times New Roman" w:cs="Times New Roman"/>
          <w:iCs/>
          <w:sz w:val="24"/>
        </w:rPr>
        <w:t>able to reduce</w:t>
      </w:r>
      <w:r w:rsidR="008171B2" w:rsidRPr="007F3B3D">
        <w:rPr>
          <w:rFonts w:ascii="Times New Roman" w:hAnsi="Times New Roman" w:cs="Times New Roman"/>
          <w:iCs/>
          <w:sz w:val="24"/>
        </w:rPr>
        <w:t xml:space="preserve"> </w:t>
      </w:r>
      <w:proofErr w:type="spellStart"/>
      <w:r w:rsidR="00E435E5" w:rsidRPr="007F3B3D">
        <w:rPr>
          <w:rFonts w:ascii="Times New Roman" w:hAnsi="Times New Roman" w:cs="Times New Roman"/>
          <w:i/>
          <w:sz w:val="24"/>
        </w:rPr>
        <w:t>Ruminococcus</w:t>
      </w:r>
      <w:proofErr w:type="spellEnd"/>
      <w:r w:rsidR="00E435E5" w:rsidRPr="007F3B3D">
        <w:rPr>
          <w:rFonts w:ascii="Times New Roman" w:hAnsi="Times New Roman" w:cs="Times New Roman"/>
          <w:i/>
          <w:sz w:val="24"/>
        </w:rPr>
        <w:t xml:space="preserve"> Torques</w:t>
      </w:r>
      <w:r w:rsidR="008171B2" w:rsidRPr="007F3B3D">
        <w:rPr>
          <w:rFonts w:ascii="Times New Roman" w:hAnsi="Times New Roman" w:cs="Times New Roman"/>
          <w:iCs/>
          <w:sz w:val="24"/>
        </w:rPr>
        <w:t xml:space="preserve"> significantly </w:t>
      </w:r>
      <w:r w:rsidR="002A1330" w:rsidRPr="007F3B3D">
        <w:rPr>
          <w:rFonts w:ascii="Times New Roman" w:hAnsi="Times New Roman" w:cs="Times New Roman"/>
          <w:iCs/>
          <w:sz w:val="24"/>
        </w:rPr>
        <w:t xml:space="preserve">based on results </w:t>
      </w:r>
      <w:r w:rsidR="00E435E5">
        <w:rPr>
          <w:rFonts w:ascii="Times New Roman" w:hAnsi="Times New Roman" w:cs="Times New Roman"/>
          <w:iCs/>
          <w:sz w:val="24"/>
        </w:rPr>
        <w:t xml:space="preserve">obtained </w:t>
      </w:r>
      <w:r w:rsidR="002A1330" w:rsidRPr="007F3B3D">
        <w:rPr>
          <w:rFonts w:ascii="Times New Roman" w:hAnsi="Times New Roman" w:cs="Times New Roman"/>
          <w:iCs/>
          <w:sz w:val="24"/>
        </w:rPr>
        <w:t>from</w:t>
      </w:r>
      <w:r w:rsidR="008171B2" w:rsidRPr="007F3B3D">
        <w:rPr>
          <w:rFonts w:ascii="Times New Roman" w:hAnsi="Times New Roman" w:cs="Times New Roman"/>
          <w:iCs/>
          <w:sz w:val="24"/>
        </w:rPr>
        <w:t xml:space="preserve"> quantitative real-time polymerase chain reaction (qPCR)</w:t>
      </w:r>
      <w:r w:rsidR="00DB3E2D" w:rsidRPr="007F3B3D">
        <w:rPr>
          <w:rFonts w:ascii="Times New Roman" w:hAnsi="Times New Roman" w:cs="Times New Roman"/>
          <w:iCs/>
          <w:sz w:val="24"/>
        </w:rPr>
        <w:t xml:space="preserve">, suggesting that </w:t>
      </w:r>
      <w:proofErr w:type="spellStart"/>
      <w:r w:rsidR="00DB3E2D" w:rsidRPr="007F3B3D">
        <w:rPr>
          <w:rFonts w:ascii="Times New Roman" w:hAnsi="Times New Roman" w:cs="Times New Roman"/>
          <w:i/>
          <w:sz w:val="24"/>
        </w:rPr>
        <w:t>Ruminococcus</w:t>
      </w:r>
      <w:proofErr w:type="spellEnd"/>
      <w:r w:rsidR="00DB3E2D" w:rsidRPr="007F3B3D">
        <w:rPr>
          <w:rFonts w:ascii="Times New Roman" w:hAnsi="Times New Roman" w:cs="Times New Roman"/>
          <w:i/>
          <w:sz w:val="24"/>
        </w:rPr>
        <w:t xml:space="preserve"> </w:t>
      </w:r>
      <w:r w:rsidR="00D11DF3" w:rsidRPr="007F3B3D">
        <w:rPr>
          <w:rFonts w:ascii="Times New Roman" w:hAnsi="Times New Roman" w:cs="Times New Roman"/>
          <w:i/>
          <w:sz w:val="24"/>
        </w:rPr>
        <w:t>T</w:t>
      </w:r>
      <w:r w:rsidR="00DB3E2D" w:rsidRPr="007F3B3D">
        <w:rPr>
          <w:rFonts w:ascii="Times New Roman" w:hAnsi="Times New Roman" w:cs="Times New Roman"/>
          <w:i/>
          <w:sz w:val="24"/>
        </w:rPr>
        <w:t>orques</w:t>
      </w:r>
      <w:r w:rsidR="00DB3E2D" w:rsidRPr="007F3B3D">
        <w:rPr>
          <w:rFonts w:ascii="Times New Roman" w:hAnsi="Times New Roman" w:cs="Times New Roman"/>
          <w:iCs/>
          <w:sz w:val="24"/>
        </w:rPr>
        <w:t xml:space="preserve"> </w:t>
      </w:r>
      <w:r w:rsidR="00E435E5">
        <w:rPr>
          <w:rFonts w:ascii="Times New Roman" w:hAnsi="Times New Roman" w:cs="Times New Roman"/>
          <w:iCs/>
          <w:sz w:val="24"/>
        </w:rPr>
        <w:t xml:space="preserve">may </w:t>
      </w:r>
      <w:r w:rsidR="00DB3E2D" w:rsidRPr="007F3B3D">
        <w:rPr>
          <w:rFonts w:ascii="Times New Roman" w:hAnsi="Times New Roman" w:cs="Times New Roman"/>
          <w:iCs/>
          <w:sz w:val="24"/>
        </w:rPr>
        <w:t>be used as biomarker in evaluating probiotic activity.</w:t>
      </w:r>
      <w:r w:rsidR="000C7992" w:rsidRPr="007F3B3D">
        <w:rPr>
          <w:rFonts w:ascii="Times New Roman" w:hAnsi="Times New Roman" w:cs="Times New Roman"/>
          <w:iCs/>
          <w:sz w:val="24"/>
        </w:rPr>
        <w:t xml:space="preserve"> </w:t>
      </w:r>
      <w:r w:rsidR="002A1330" w:rsidRPr="007F3B3D">
        <w:rPr>
          <w:rFonts w:ascii="Times New Roman" w:hAnsi="Times New Roman" w:cs="Times New Roman"/>
          <w:iCs/>
          <w:sz w:val="24"/>
        </w:rPr>
        <w:t>As a part of normal flora in gastrointestinal tract, a</w:t>
      </w:r>
      <w:r w:rsidR="00DB0118" w:rsidRPr="007F3B3D">
        <w:rPr>
          <w:rFonts w:ascii="Times New Roman" w:hAnsi="Times New Roman" w:cs="Times New Roman"/>
          <w:iCs/>
          <w:sz w:val="24"/>
        </w:rPr>
        <w:t xml:space="preserve">nother </w:t>
      </w:r>
      <w:proofErr w:type="spellStart"/>
      <w:r w:rsidR="00924688" w:rsidRPr="007F3B3D">
        <w:rPr>
          <w:rFonts w:ascii="Times New Roman" w:hAnsi="Times New Roman" w:cs="Times New Roman"/>
          <w:i/>
          <w:sz w:val="24"/>
        </w:rPr>
        <w:t>Ruminococcus</w:t>
      </w:r>
      <w:proofErr w:type="spellEnd"/>
      <w:r w:rsidR="0070765E" w:rsidRPr="007F3B3D">
        <w:rPr>
          <w:rFonts w:ascii="Times New Roman" w:hAnsi="Times New Roman" w:cs="Times New Roman"/>
          <w:iCs/>
          <w:sz w:val="24"/>
        </w:rPr>
        <w:t xml:space="preserve"> specie</w:t>
      </w:r>
      <w:r w:rsidR="00924688" w:rsidRPr="007F3B3D">
        <w:rPr>
          <w:rFonts w:ascii="Times New Roman" w:hAnsi="Times New Roman" w:cs="Times New Roman"/>
          <w:iCs/>
          <w:sz w:val="24"/>
        </w:rPr>
        <w:t xml:space="preserve"> </w:t>
      </w:r>
      <w:proofErr w:type="spellStart"/>
      <w:r w:rsidR="00924688" w:rsidRPr="007F3B3D">
        <w:rPr>
          <w:rFonts w:ascii="Times New Roman" w:hAnsi="Times New Roman" w:cs="Times New Roman"/>
          <w:i/>
          <w:sz w:val="24"/>
        </w:rPr>
        <w:t>Gn</w:t>
      </w:r>
      <w:r w:rsidR="002A1330" w:rsidRPr="007F3B3D">
        <w:rPr>
          <w:rFonts w:ascii="Times New Roman" w:hAnsi="Times New Roman" w:cs="Times New Roman"/>
          <w:i/>
          <w:sz w:val="24"/>
        </w:rPr>
        <w:t>a</w:t>
      </w:r>
      <w:r w:rsidR="00924688" w:rsidRPr="007F3B3D">
        <w:rPr>
          <w:rFonts w:ascii="Times New Roman" w:hAnsi="Times New Roman" w:cs="Times New Roman"/>
          <w:i/>
          <w:sz w:val="24"/>
        </w:rPr>
        <w:t>vus</w:t>
      </w:r>
      <w:proofErr w:type="spellEnd"/>
      <w:r w:rsidR="007A7E34" w:rsidRPr="007F3B3D">
        <w:rPr>
          <w:rFonts w:ascii="Times New Roman" w:hAnsi="Times New Roman" w:cs="Times New Roman"/>
          <w:iCs/>
          <w:sz w:val="24"/>
        </w:rPr>
        <w:t xml:space="preserve"> showed </w:t>
      </w:r>
      <w:r w:rsidR="00DB0118" w:rsidRPr="007F3B3D">
        <w:rPr>
          <w:rFonts w:ascii="Times New Roman" w:hAnsi="Times New Roman" w:cs="Times New Roman"/>
          <w:iCs/>
          <w:sz w:val="24"/>
        </w:rPr>
        <w:t xml:space="preserve">a </w:t>
      </w:r>
      <w:r w:rsidR="007A7E34" w:rsidRPr="007F3B3D">
        <w:rPr>
          <w:rFonts w:ascii="Times New Roman" w:hAnsi="Times New Roman" w:cs="Times New Roman"/>
          <w:iCs/>
          <w:sz w:val="24"/>
        </w:rPr>
        <w:t>high abundance at inflammatory bowel diseases (IBD) patients, with increased level of oxidative stress in the gut</w:t>
      </w:r>
      <w:r w:rsidR="00E435E5">
        <w:rPr>
          <w:rFonts w:ascii="Times New Roman" w:hAnsi="Times New Roman" w:cs="Times New Roman"/>
          <w:iCs/>
          <w:sz w:val="24"/>
        </w:rPr>
        <w:t xml:space="preserve"> </w:t>
      </w:r>
      <w:r w:rsidR="007A7E34" w:rsidRPr="007F3B3D">
        <w:rPr>
          <w:rFonts w:ascii="Times New Roman" w:hAnsi="Times New Roman" w:cs="Times New Roman"/>
          <w:iCs/>
          <w:sz w:val="24"/>
        </w:rPr>
        <w:fldChar w:fldCharType="begin">
          <w:fldData xml:space="preserve">PEVuZE5vdGU+PENpdGU+PEF1dGhvcj5IYWxsPC9BdXRob3I+PFllYXI+MjAxNzwvWWVhcj48UmVj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</w:fldData>
        </w:fldChar>
      </w:r>
      <w:r w:rsidR="00334E86" w:rsidRPr="007F3B3D">
        <w:rPr>
          <w:rFonts w:ascii="Times New Roman" w:hAnsi="Times New Roman" w:cs="Times New Roman"/>
          <w:iCs/>
          <w:sz w:val="24"/>
        </w:rPr>
        <w:instrText xml:space="preserve"> ADDIN EN.CITE </w:instrText>
      </w:r>
      <w:r w:rsidR="00334E86" w:rsidRPr="007F3B3D">
        <w:rPr>
          <w:rFonts w:ascii="Times New Roman" w:hAnsi="Times New Roman" w:cs="Times New Roman"/>
          <w:iCs/>
          <w:sz w:val="24"/>
        </w:rPr>
        <w:fldChar w:fldCharType="begin">
          <w:fldData xml:space="preserve">PEVuZE5vdGU+PENpdGU+PEF1dGhvcj5IYWxsPC9BdXRob3I+PFllYXI+MjAxNzwvWWVhcj48UmVj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</w:fldData>
        </w:fldChar>
      </w:r>
      <w:r w:rsidR="00334E86" w:rsidRPr="007F3B3D">
        <w:rPr>
          <w:rFonts w:ascii="Times New Roman" w:hAnsi="Times New Roman" w:cs="Times New Roman"/>
          <w:iCs/>
          <w:sz w:val="24"/>
        </w:rPr>
        <w:instrText xml:space="preserve"> ADDIN EN.CITE.DATA </w:instrText>
      </w:r>
      <w:r w:rsidR="00334E86" w:rsidRPr="007F3B3D">
        <w:rPr>
          <w:rFonts w:ascii="Times New Roman" w:hAnsi="Times New Roman" w:cs="Times New Roman"/>
          <w:iCs/>
          <w:sz w:val="24"/>
        </w:rPr>
      </w:r>
      <w:r w:rsidR="00334E86" w:rsidRPr="007F3B3D">
        <w:rPr>
          <w:rFonts w:ascii="Times New Roman" w:hAnsi="Times New Roman" w:cs="Times New Roman"/>
          <w:iCs/>
          <w:sz w:val="24"/>
        </w:rPr>
        <w:fldChar w:fldCharType="end"/>
      </w:r>
      <w:r w:rsidR="007A7E34" w:rsidRPr="007F3B3D">
        <w:rPr>
          <w:rFonts w:ascii="Times New Roman" w:hAnsi="Times New Roman" w:cs="Times New Roman"/>
          <w:iCs/>
          <w:sz w:val="24"/>
        </w:rPr>
      </w:r>
      <w:r w:rsidR="007A7E34" w:rsidRPr="007F3B3D">
        <w:rPr>
          <w:rFonts w:ascii="Times New Roman" w:hAnsi="Times New Roman" w:cs="Times New Roman"/>
          <w:iCs/>
          <w:sz w:val="24"/>
        </w:rPr>
        <w:fldChar w:fldCharType="separate"/>
      </w:r>
      <w:r w:rsidR="00334E86" w:rsidRPr="007F3B3D">
        <w:rPr>
          <w:rFonts w:ascii="Times New Roman" w:hAnsi="Times New Roman" w:cs="Times New Roman"/>
          <w:iCs/>
          <w:noProof/>
          <w:sz w:val="24"/>
        </w:rPr>
        <w:t>(Hall et al., 2017)</w:t>
      </w:r>
      <w:r w:rsidR="007A7E34" w:rsidRPr="007F3B3D">
        <w:rPr>
          <w:rFonts w:ascii="Times New Roman" w:hAnsi="Times New Roman" w:cs="Times New Roman"/>
          <w:iCs/>
          <w:sz w:val="24"/>
        </w:rPr>
        <w:fldChar w:fldCharType="end"/>
      </w:r>
      <w:r w:rsidR="00E435E5">
        <w:rPr>
          <w:rFonts w:ascii="Times New Roman" w:hAnsi="Times New Roman" w:cs="Times New Roman"/>
          <w:iCs/>
          <w:sz w:val="24"/>
        </w:rPr>
        <w:t xml:space="preserve">, potentially </w:t>
      </w:r>
      <w:r w:rsidR="002A1330" w:rsidRPr="007F3B3D">
        <w:rPr>
          <w:rFonts w:ascii="Times New Roman" w:hAnsi="Times New Roman" w:cs="Times New Roman"/>
          <w:iCs/>
          <w:sz w:val="24"/>
        </w:rPr>
        <w:t xml:space="preserve">caused by </w:t>
      </w:r>
      <w:r w:rsidR="00301A0C" w:rsidRPr="007F3B3D">
        <w:rPr>
          <w:rFonts w:ascii="Times New Roman" w:hAnsi="Times New Roman" w:cs="Times New Roman"/>
          <w:iCs/>
          <w:sz w:val="24"/>
        </w:rPr>
        <w:t>cytokine production such as TNF-a</w:t>
      </w:r>
      <w:r w:rsidR="00E435E5">
        <w:rPr>
          <w:rFonts w:ascii="Times New Roman" w:hAnsi="Times New Roman" w:cs="Times New Roman"/>
          <w:iCs/>
          <w:sz w:val="24"/>
        </w:rPr>
        <w:t xml:space="preserve"> </w:t>
      </w:r>
      <w:r w:rsidR="00301A0C" w:rsidRPr="007F3B3D">
        <w:rPr>
          <w:rFonts w:ascii="Times New Roman" w:hAnsi="Times New Roman" w:cs="Times New Roman"/>
          <w:iCs/>
          <w:sz w:val="24"/>
        </w:rPr>
        <w:fldChar w:fldCharType="begin">
          <w:fldData xml:space="preserve">PEVuZE5vdGU+PENpdGU+PEF1dGhvcj5IZW5rZTwvQXV0aG9yPjxZZWFyPjIwMTk8L1llYXI+PFJl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</w:fldData>
        </w:fldChar>
      </w:r>
      <w:r w:rsidR="00334E86" w:rsidRPr="007F3B3D">
        <w:rPr>
          <w:rFonts w:ascii="Times New Roman" w:hAnsi="Times New Roman" w:cs="Times New Roman"/>
          <w:iCs/>
          <w:sz w:val="24"/>
        </w:rPr>
        <w:instrText xml:space="preserve"> ADDIN EN.CITE </w:instrText>
      </w:r>
      <w:r w:rsidR="00334E86" w:rsidRPr="007F3B3D">
        <w:rPr>
          <w:rFonts w:ascii="Times New Roman" w:hAnsi="Times New Roman" w:cs="Times New Roman"/>
          <w:iCs/>
          <w:sz w:val="24"/>
        </w:rPr>
        <w:fldChar w:fldCharType="begin">
          <w:fldData xml:space="preserve">PEVuZE5vdGU+PENpdGU+PEF1dGhvcj5IZW5rZTwvQXV0aG9yPjxZZWFyPjIwMTk8L1llYXI+PFJl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</w:fldData>
        </w:fldChar>
      </w:r>
      <w:r w:rsidR="00334E86" w:rsidRPr="007F3B3D">
        <w:rPr>
          <w:rFonts w:ascii="Times New Roman" w:hAnsi="Times New Roman" w:cs="Times New Roman"/>
          <w:iCs/>
          <w:sz w:val="24"/>
        </w:rPr>
        <w:instrText xml:space="preserve"> ADDIN EN.CITE.DATA </w:instrText>
      </w:r>
      <w:r w:rsidR="00334E86" w:rsidRPr="007F3B3D">
        <w:rPr>
          <w:rFonts w:ascii="Times New Roman" w:hAnsi="Times New Roman" w:cs="Times New Roman"/>
          <w:iCs/>
          <w:sz w:val="24"/>
        </w:rPr>
      </w:r>
      <w:r w:rsidR="00334E86" w:rsidRPr="007F3B3D">
        <w:rPr>
          <w:rFonts w:ascii="Times New Roman" w:hAnsi="Times New Roman" w:cs="Times New Roman"/>
          <w:iCs/>
          <w:sz w:val="24"/>
        </w:rPr>
        <w:fldChar w:fldCharType="end"/>
      </w:r>
      <w:r w:rsidR="00301A0C" w:rsidRPr="007F3B3D">
        <w:rPr>
          <w:rFonts w:ascii="Times New Roman" w:hAnsi="Times New Roman" w:cs="Times New Roman"/>
          <w:iCs/>
          <w:sz w:val="24"/>
        </w:rPr>
      </w:r>
      <w:r w:rsidR="00301A0C" w:rsidRPr="007F3B3D">
        <w:rPr>
          <w:rFonts w:ascii="Times New Roman" w:hAnsi="Times New Roman" w:cs="Times New Roman"/>
          <w:iCs/>
          <w:sz w:val="24"/>
        </w:rPr>
        <w:fldChar w:fldCharType="separate"/>
      </w:r>
      <w:r w:rsidR="00334E86" w:rsidRPr="007F3B3D">
        <w:rPr>
          <w:rFonts w:ascii="Times New Roman" w:hAnsi="Times New Roman" w:cs="Times New Roman"/>
          <w:iCs/>
          <w:noProof/>
          <w:sz w:val="24"/>
        </w:rPr>
        <w:t>(Henke et al., 2019)</w:t>
      </w:r>
      <w:r w:rsidR="00301A0C" w:rsidRPr="007F3B3D">
        <w:rPr>
          <w:rFonts w:ascii="Times New Roman" w:hAnsi="Times New Roman" w:cs="Times New Roman"/>
          <w:iCs/>
          <w:sz w:val="24"/>
        </w:rPr>
        <w:fldChar w:fldCharType="end"/>
      </w:r>
      <w:r w:rsidR="00301A0C" w:rsidRPr="007F3B3D">
        <w:rPr>
          <w:rFonts w:ascii="Times New Roman" w:hAnsi="Times New Roman" w:cs="Times New Roman"/>
          <w:iCs/>
          <w:sz w:val="24"/>
        </w:rPr>
        <w:t>.</w:t>
      </w:r>
      <w:r w:rsidR="002A1330" w:rsidRPr="007F3B3D">
        <w:rPr>
          <w:rFonts w:ascii="Times New Roman" w:hAnsi="Times New Roman" w:cs="Times New Roman"/>
          <w:iCs/>
          <w:sz w:val="24"/>
        </w:rPr>
        <w:t xml:space="preserve"> </w:t>
      </w:r>
      <w:r w:rsidR="00301A0C" w:rsidRPr="007F3B3D">
        <w:rPr>
          <w:rFonts w:ascii="Times New Roman" w:hAnsi="Times New Roman" w:cs="Times New Roman"/>
          <w:iCs/>
          <w:sz w:val="24"/>
        </w:rPr>
        <w:t xml:space="preserve">This </w:t>
      </w:r>
      <w:proofErr w:type="spellStart"/>
      <w:r w:rsidR="00301A0C" w:rsidRPr="007F3B3D">
        <w:rPr>
          <w:rFonts w:ascii="Times New Roman" w:hAnsi="Times New Roman" w:cs="Times New Roman"/>
          <w:i/>
          <w:iCs/>
          <w:sz w:val="24"/>
        </w:rPr>
        <w:t>Firmcutes</w:t>
      </w:r>
      <w:proofErr w:type="spellEnd"/>
      <w:r w:rsidR="00301A0C" w:rsidRPr="007F3B3D">
        <w:rPr>
          <w:rFonts w:ascii="Times New Roman" w:hAnsi="Times New Roman" w:cs="Times New Roman"/>
          <w:iCs/>
          <w:sz w:val="24"/>
        </w:rPr>
        <w:t xml:space="preserve"> specie was </w:t>
      </w:r>
      <w:proofErr w:type="spellStart"/>
      <w:r w:rsidR="00301A0C" w:rsidRPr="007F3B3D">
        <w:rPr>
          <w:rFonts w:ascii="Times New Roman" w:hAnsi="Times New Roman" w:cs="Times New Roman"/>
          <w:iCs/>
          <w:sz w:val="24"/>
        </w:rPr>
        <w:t>also</w:t>
      </w:r>
      <w:r w:rsidR="00E435E5">
        <w:rPr>
          <w:rFonts w:ascii="Times New Roman" w:hAnsi="Times New Roman" w:cs="Times New Roman"/>
          <w:iCs/>
          <w:sz w:val="24"/>
        </w:rPr>
        <w:t>been</w:t>
      </w:r>
      <w:proofErr w:type="spellEnd"/>
      <w:r w:rsidR="00E435E5">
        <w:rPr>
          <w:rFonts w:ascii="Times New Roman" w:hAnsi="Times New Roman" w:cs="Times New Roman"/>
          <w:iCs/>
          <w:sz w:val="24"/>
        </w:rPr>
        <w:t xml:space="preserve"> </w:t>
      </w:r>
      <w:r w:rsidR="00040AFC" w:rsidRPr="007F3B3D">
        <w:rPr>
          <w:rFonts w:ascii="Times New Roman" w:hAnsi="Times New Roman" w:cs="Times New Roman"/>
          <w:iCs/>
          <w:sz w:val="24"/>
        </w:rPr>
        <w:t xml:space="preserve">reported </w:t>
      </w:r>
      <w:r w:rsidR="00E435E5">
        <w:rPr>
          <w:rFonts w:ascii="Times New Roman" w:hAnsi="Times New Roman" w:cs="Times New Roman"/>
          <w:iCs/>
          <w:sz w:val="24"/>
        </w:rPr>
        <w:t xml:space="preserve">to be </w:t>
      </w:r>
      <w:r w:rsidR="00301A0C" w:rsidRPr="007F3B3D">
        <w:rPr>
          <w:rFonts w:ascii="Times New Roman" w:hAnsi="Times New Roman" w:cs="Times New Roman"/>
          <w:iCs/>
          <w:sz w:val="24"/>
        </w:rPr>
        <w:t>overpopulated in infants who developed respiratory and skin allergic diseases</w:t>
      </w:r>
      <w:r w:rsidR="00E435E5">
        <w:rPr>
          <w:rFonts w:ascii="Times New Roman" w:hAnsi="Times New Roman" w:cs="Times New Roman"/>
          <w:iCs/>
          <w:sz w:val="24"/>
        </w:rPr>
        <w:t xml:space="preserve"> </w:t>
      </w:r>
      <w:r w:rsidR="00301A0C" w:rsidRPr="007F3B3D">
        <w:rPr>
          <w:rFonts w:ascii="Times New Roman" w:hAnsi="Times New Roman" w:cs="Times New Roman"/>
          <w:iCs/>
          <w:sz w:val="24"/>
        </w:rPr>
        <w:fldChar w:fldCharType="begin">
          <w:fldData xml:space="preserve">PEVuZE5vdGU+PENpdGU+PEF1dGhvcj5DaHVhPC9BdXRob3I+PFllYXI+MjAxODwvWWVhcj48UmVj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</w:fldData>
        </w:fldChar>
      </w:r>
      <w:r w:rsidR="00334E86" w:rsidRPr="007F3B3D">
        <w:rPr>
          <w:rFonts w:ascii="Times New Roman" w:hAnsi="Times New Roman" w:cs="Times New Roman"/>
          <w:iCs/>
          <w:sz w:val="24"/>
        </w:rPr>
        <w:instrText xml:space="preserve"> ADDIN EN.CITE </w:instrText>
      </w:r>
      <w:r w:rsidR="00334E86" w:rsidRPr="007F3B3D">
        <w:rPr>
          <w:rFonts w:ascii="Times New Roman" w:hAnsi="Times New Roman" w:cs="Times New Roman"/>
          <w:iCs/>
          <w:sz w:val="24"/>
        </w:rPr>
        <w:fldChar w:fldCharType="begin">
          <w:fldData xml:space="preserve">PEVuZE5vdGU+PENpdGU+PEF1dGhvcj5DaHVhPC9BdXRob3I+PFllYXI+MjAxODwvWWVhcj48UmVj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</w:fldData>
        </w:fldChar>
      </w:r>
      <w:r w:rsidR="00334E86" w:rsidRPr="007F3B3D">
        <w:rPr>
          <w:rFonts w:ascii="Times New Roman" w:hAnsi="Times New Roman" w:cs="Times New Roman"/>
          <w:iCs/>
          <w:sz w:val="24"/>
        </w:rPr>
        <w:instrText xml:space="preserve"> ADDIN EN.CITE.DATA </w:instrText>
      </w:r>
      <w:r w:rsidR="00334E86" w:rsidRPr="007F3B3D">
        <w:rPr>
          <w:rFonts w:ascii="Times New Roman" w:hAnsi="Times New Roman" w:cs="Times New Roman"/>
          <w:iCs/>
          <w:sz w:val="24"/>
        </w:rPr>
      </w:r>
      <w:r w:rsidR="00334E86" w:rsidRPr="007F3B3D">
        <w:rPr>
          <w:rFonts w:ascii="Times New Roman" w:hAnsi="Times New Roman" w:cs="Times New Roman"/>
          <w:iCs/>
          <w:sz w:val="24"/>
        </w:rPr>
        <w:fldChar w:fldCharType="end"/>
      </w:r>
      <w:r w:rsidR="00301A0C" w:rsidRPr="007F3B3D">
        <w:rPr>
          <w:rFonts w:ascii="Times New Roman" w:hAnsi="Times New Roman" w:cs="Times New Roman"/>
          <w:iCs/>
          <w:sz w:val="24"/>
        </w:rPr>
      </w:r>
      <w:r w:rsidR="00301A0C" w:rsidRPr="007F3B3D">
        <w:rPr>
          <w:rFonts w:ascii="Times New Roman" w:hAnsi="Times New Roman" w:cs="Times New Roman"/>
          <w:iCs/>
          <w:sz w:val="24"/>
        </w:rPr>
        <w:fldChar w:fldCharType="separate"/>
      </w:r>
      <w:r w:rsidR="00334E86" w:rsidRPr="007F3B3D">
        <w:rPr>
          <w:rFonts w:ascii="Times New Roman" w:hAnsi="Times New Roman" w:cs="Times New Roman"/>
          <w:iCs/>
          <w:noProof/>
          <w:sz w:val="24"/>
        </w:rPr>
        <w:t>(Chua et al., 2018)</w:t>
      </w:r>
      <w:r w:rsidR="00301A0C" w:rsidRPr="007F3B3D">
        <w:rPr>
          <w:rFonts w:ascii="Times New Roman" w:hAnsi="Times New Roman" w:cs="Times New Roman"/>
          <w:iCs/>
          <w:sz w:val="24"/>
        </w:rPr>
        <w:fldChar w:fldCharType="end"/>
      </w:r>
      <w:r w:rsidR="00301A0C" w:rsidRPr="007F3B3D">
        <w:rPr>
          <w:rFonts w:ascii="Times New Roman" w:hAnsi="Times New Roman" w:cs="Times New Roman"/>
          <w:iCs/>
          <w:sz w:val="24"/>
        </w:rPr>
        <w:t>.</w:t>
      </w:r>
      <w:r w:rsidR="00D30173" w:rsidRPr="007F3B3D">
        <w:rPr>
          <w:rFonts w:ascii="Times New Roman" w:hAnsi="Times New Roman" w:cs="Times New Roman"/>
          <w:iCs/>
          <w:sz w:val="24"/>
        </w:rPr>
        <w:t xml:space="preserve"> Mice orally garaged by </w:t>
      </w:r>
      <w:r w:rsidR="009D7EBD" w:rsidRPr="007F3B3D">
        <w:rPr>
          <w:rFonts w:ascii="Times New Roman" w:hAnsi="Times New Roman" w:cs="Times New Roman"/>
          <w:iCs/>
          <w:sz w:val="24"/>
        </w:rPr>
        <w:lastRenderedPageBreak/>
        <w:t xml:space="preserve">purified </w:t>
      </w:r>
      <w:proofErr w:type="spellStart"/>
      <w:r w:rsidR="009D7EBD" w:rsidRPr="007F3B3D">
        <w:rPr>
          <w:rFonts w:ascii="Times New Roman" w:hAnsi="Times New Roman" w:cs="Times New Roman"/>
          <w:i/>
          <w:iCs/>
          <w:sz w:val="24"/>
        </w:rPr>
        <w:t>Ruminococcus</w:t>
      </w:r>
      <w:proofErr w:type="spellEnd"/>
      <w:r w:rsidR="009D7EBD" w:rsidRPr="007F3B3D">
        <w:rPr>
          <w:rFonts w:ascii="Times New Roman" w:hAnsi="Times New Roman" w:cs="Times New Roman"/>
          <w:i/>
          <w:iCs/>
          <w:sz w:val="24"/>
        </w:rPr>
        <w:t xml:space="preserve"> </w:t>
      </w:r>
      <w:proofErr w:type="spellStart"/>
      <w:r w:rsidR="009D7EBD" w:rsidRPr="007F3B3D">
        <w:rPr>
          <w:rFonts w:ascii="Times New Roman" w:hAnsi="Times New Roman" w:cs="Times New Roman"/>
          <w:i/>
          <w:iCs/>
          <w:sz w:val="24"/>
        </w:rPr>
        <w:t>Gnavus</w:t>
      </w:r>
      <w:proofErr w:type="spellEnd"/>
      <w:r w:rsidR="009D7EBD" w:rsidRPr="007F3B3D">
        <w:rPr>
          <w:rFonts w:ascii="Times New Roman" w:hAnsi="Times New Roman" w:cs="Times New Roman"/>
          <w:iCs/>
          <w:sz w:val="24"/>
        </w:rPr>
        <w:t xml:space="preserve"> </w:t>
      </w:r>
      <w:r w:rsidR="00D30173" w:rsidRPr="007F3B3D">
        <w:rPr>
          <w:rFonts w:ascii="Times New Roman" w:hAnsi="Times New Roman" w:cs="Times New Roman"/>
          <w:iCs/>
          <w:sz w:val="24"/>
        </w:rPr>
        <w:t xml:space="preserve">also developed airway inflammation by cytokine secretion such as interleukin 25, 33 and others. </w:t>
      </w:r>
      <w:r w:rsidR="00117CB5" w:rsidRPr="007F3B3D">
        <w:rPr>
          <w:rFonts w:ascii="Times New Roman" w:hAnsi="Times New Roman" w:cs="Times New Roman"/>
          <w:iCs/>
          <w:sz w:val="24"/>
        </w:rPr>
        <w:t xml:space="preserve">In our </w:t>
      </w:r>
      <w:r w:rsidR="00E435E5">
        <w:rPr>
          <w:rFonts w:ascii="Times New Roman" w:hAnsi="Times New Roman" w:cs="Times New Roman"/>
          <w:iCs/>
          <w:sz w:val="24"/>
        </w:rPr>
        <w:t xml:space="preserve">current </w:t>
      </w:r>
      <w:r w:rsidR="00117CB5" w:rsidRPr="007F3B3D">
        <w:rPr>
          <w:rFonts w:ascii="Times New Roman" w:hAnsi="Times New Roman" w:cs="Times New Roman"/>
          <w:iCs/>
          <w:sz w:val="24"/>
        </w:rPr>
        <w:t xml:space="preserve">study, </w:t>
      </w:r>
      <w:r w:rsidR="007673DA" w:rsidRPr="007F3B3D">
        <w:rPr>
          <w:rFonts w:ascii="Times New Roman" w:hAnsi="Times New Roman" w:cs="Times New Roman"/>
          <w:iCs/>
          <w:sz w:val="24"/>
        </w:rPr>
        <w:t>we observed a significant increas</w:t>
      </w:r>
      <w:r w:rsidR="00E435E5">
        <w:rPr>
          <w:rFonts w:ascii="Times New Roman" w:hAnsi="Times New Roman" w:cs="Times New Roman"/>
          <w:iCs/>
          <w:sz w:val="24"/>
        </w:rPr>
        <w:t xml:space="preserve">e in the </w:t>
      </w:r>
      <w:r w:rsidR="007673DA" w:rsidRPr="00B706EB">
        <w:rPr>
          <w:rFonts w:ascii="Times New Roman" w:hAnsi="Times New Roman" w:cs="Times New Roman"/>
          <w:iCs/>
          <w:sz w:val="24"/>
        </w:rPr>
        <w:t xml:space="preserve">abundance of </w:t>
      </w:r>
      <w:proofErr w:type="spellStart"/>
      <w:r w:rsidR="007673DA" w:rsidRPr="00B706EB">
        <w:rPr>
          <w:rFonts w:ascii="Times New Roman" w:hAnsi="Times New Roman" w:cs="Times New Roman"/>
          <w:i/>
          <w:iCs/>
          <w:sz w:val="24"/>
        </w:rPr>
        <w:t>Firmcutes</w:t>
      </w:r>
      <w:proofErr w:type="spellEnd"/>
      <w:r w:rsidR="007673DA" w:rsidRPr="00B706EB">
        <w:rPr>
          <w:rFonts w:ascii="Times New Roman" w:hAnsi="Times New Roman" w:cs="Times New Roman"/>
          <w:iCs/>
          <w:sz w:val="24"/>
        </w:rPr>
        <w:t xml:space="preserve"> </w:t>
      </w:r>
      <w:proofErr w:type="spellStart"/>
      <w:r w:rsidR="007673DA" w:rsidRPr="00B706EB">
        <w:rPr>
          <w:rFonts w:ascii="Times New Roman" w:hAnsi="Times New Roman" w:cs="Times New Roman"/>
          <w:i/>
          <w:iCs/>
          <w:sz w:val="24"/>
        </w:rPr>
        <w:t>Ruminoccus</w:t>
      </w:r>
      <w:proofErr w:type="spellEnd"/>
      <w:r w:rsidR="007673DA" w:rsidRPr="00B706EB">
        <w:rPr>
          <w:rFonts w:ascii="Times New Roman" w:hAnsi="Times New Roman" w:cs="Times New Roman"/>
          <w:iCs/>
          <w:sz w:val="24"/>
        </w:rPr>
        <w:t xml:space="preserve"> </w:t>
      </w:r>
      <w:r w:rsidR="007673DA" w:rsidRPr="007F3B3D">
        <w:rPr>
          <w:rFonts w:ascii="Times New Roman" w:hAnsi="Times New Roman" w:cs="Times New Roman"/>
          <w:iCs/>
          <w:sz w:val="24"/>
        </w:rPr>
        <w:t xml:space="preserve">in all </w:t>
      </w:r>
      <w:r w:rsidR="0007684F" w:rsidRPr="007F3B3D">
        <w:rPr>
          <w:rFonts w:ascii="Times New Roman" w:hAnsi="Times New Roman" w:cs="Times New Roman"/>
          <w:iCs/>
          <w:sz w:val="24"/>
        </w:rPr>
        <w:t xml:space="preserve">fecal samples </w:t>
      </w:r>
      <w:r w:rsidR="0007684F">
        <w:rPr>
          <w:rFonts w:ascii="Times New Roman" w:hAnsi="Times New Roman" w:cs="Times New Roman"/>
          <w:iCs/>
          <w:sz w:val="24"/>
        </w:rPr>
        <w:t xml:space="preserve">of </w:t>
      </w:r>
      <w:r w:rsidR="00E435E5">
        <w:rPr>
          <w:rFonts w:ascii="Times New Roman" w:hAnsi="Times New Roman" w:cs="Times New Roman"/>
          <w:iCs/>
          <w:sz w:val="24"/>
        </w:rPr>
        <w:t>W</w:t>
      </w:r>
      <w:r w:rsidR="007673DA" w:rsidRPr="007F3B3D">
        <w:rPr>
          <w:rFonts w:ascii="Times New Roman" w:hAnsi="Times New Roman" w:cs="Times New Roman"/>
          <w:iCs/>
          <w:sz w:val="24"/>
        </w:rPr>
        <w:t xml:space="preserve">eek 4 but not in </w:t>
      </w:r>
      <w:r w:rsidR="00E435E5">
        <w:rPr>
          <w:rFonts w:ascii="Times New Roman" w:hAnsi="Times New Roman" w:cs="Times New Roman"/>
          <w:iCs/>
          <w:sz w:val="24"/>
        </w:rPr>
        <w:t>W</w:t>
      </w:r>
      <w:r w:rsidR="007673DA" w:rsidRPr="007F3B3D">
        <w:rPr>
          <w:rFonts w:ascii="Times New Roman" w:hAnsi="Times New Roman" w:cs="Times New Roman"/>
          <w:iCs/>
          <w:sz w:val="24"/>
        </w:rPr>
        <w:t xml:space="preserve">eek 1 </w:t>
      </w:r>
      <w:r w:rsidR="00E435E5">
        <w:rPr>
          <w:rFonts w:ascii="Times New Roman" w:hAnsi="Times New Roman" w:cs="Times New Roman"/>
          <w:iCs/>
          <w:sz w:val="24"/>
        </w:rPr>
        <w:t>samples</w:t>
      </w:r>
      <w:r w:rsidR="0007684F">
        <w:rPr>
          <w:rFonts w:ascii="Times New Roman" w:hAnsi="Times New Roman" w:cs="Times New Roman"/>
          <w:iCs/>
          <w:sz w:val="24"/>
        </w:rPr>
        <w:t xml:space="preserve"> irrespective of </w:t>
      </w:r>
      <w:r w:rsidR="007673DA" w:rsidRPr="007F3B3D">
        <w:rPr>
          <w:rFonts w:ascii="Times New Roman" w:hAnsi="Times New Roman" w:cs="Times New Roman"/>
          <w:iCs/>
          <w:sz w:val="24"/>
        </w:rPr>
        <w:t>die</w:t>
      </w:r>
      <w:r w:rsidR="00781D2F" w:rsidRPr="007F3B3D">
        <w:rPr>
          <w:rFonts w:ascii="Times New Roman" w:hAnsi="Times New Roman" w:cs="Times New Roman"/>
          <w:iCs/>
          <w:sz w:val="24"/>
        </w:rPr>
        <w:t xml:space="preserve">t and </w:t>
      </w:r>
      <w:r w:rsidR="0007684F">
        <w:rPr>
          <w:rFonts w:ascii="Times New Roman" w:hAnsi="Times New Roman" w:cs="Times New Roman"/>
          <w:iCs/>
          <w:sz w:val="24"/>
        </w:rPr>
        <w:t xml:space="preserve">Nrf2 </w:t>
      </w:r>
      <w:r w:rsidR="00781D2F" w:rsidRPr="007F3B3D">
        <w:rPr>
          <w:rFonts w:ascii="Times New Roman" w:hAnsi="Times New Roman" w:cs="Times New Roman"/>
          <w:iCs/>
          <w:sz w:val="24"/>
        </w:rPr>
        <w:t>genotype</w:t>
      </w:r>
      <w:r w:rsidR="0007684F">
        <w:rPr>
          <w:rFonts w:ascii="Times New Roman" w:hAnsi="Times New Roman" w:cs="Times New Roman"/>
          <w:iCs/>
          <w:sz w:val="24"/>
        </w:rPr>
        <w:t xml:space="preserve"> (</w:t>
      </w:r>
      <w:r w:rsidR="0007684F" w:rsidRPr="0007684F">
        <w:rPr>
          <w:rFonts w:ascii="Times New Roman" w:hAnsi="Times New Roman" w:cs="Times New Roman"/>
          <w:b/>
          <w:bCs/>
          <w:iCs/>
          <w:sz w:val="24"/>
        </w:rPr>
        <w:t xml:space="preserve">Table </w:t>
      </w:r>
      <w:r w:rsidR="00465531">
        <w:rPr>
          <w:rFonts w:ascii="Times New Roman" w:hAnsi="Times New Roman" w:cs="Times New Roman"/>
          <w:b/>
          <w:bCs/>
          <w:iCs/>
          <w:sz w:val="24"/>
        </w:rPr>
        <w:t>3</w:t>
      </w:r>
      <w:r w:rsidR="0007684F">
        <w:rPr>
          <w:rFonts w:ascii="Times New Roman" w:hAnsi="Times New Roman" w:cs="Times New Roman"/>
          <w:iCs/>
          <w:sz w:val="24"/>
        </w:rPr>
        <w:t>)</w:t>
      </w:r>
      <w:r w:rsidR="00781D2F" w:rsidRPr="007F3B3D">
        <w:rPr>
          <w:rFonts w:ascii="Times New Roman" w:hAnsi="Times New Roman" w:cs="Times New Roman"/>
          <w:iCs/>
          <w:sz w:val="24"/>
        </w:rPr>
        <w:t xml:space="preserve">. It is considered as an aging effect of gut microbiome to accumulate potential harmful inflammatory bacteria in the gut. </w:t>
      </w:r>
      <w:r w:rsidR="0007684F">
        <w:rPr>
          <w:rFonts w:ascii="Times New Roman" w:hAnsi="Times New Roman" w:cs="Times New Roman"/>
          <w:iCs/>
          <w:sz w:val="24"/>
        </w:rPr>
        <w:t xml:space="preserve">However, when </w:t>
      </w:r>
      <w:r w:rsidR="00781D2F" w:rsidRPr="007F3B3D">
        <w:rPr>
          <w:rFonts w:ascii="Times New Roman" w:hAnsi="Times New Roman" w:cs="Times New Roman"/>
          <w:iCs/>
          <w:sz w:val="24"/>
        </w:rPr>
        <w:t>we divided the samples into WT group and</w:t>
      </w:r>
      <w:r w:rsidR="003A2E7C" w:rsidRPr="007F3B3D">
        <w:rPr>
          <w:rFonts w:ascii="Times New Roman" w:hAnsi="Times New Roman" w:cs="Times New Roman"/>
          <w:iCs/>
          <w:sz w:val="24"/>
        </w:rPr>
        <w:t xml:space="preserve"> Nrf2 KO group and found that </w:t>
      </w:r>
      <w:r w:rsidR="0007684F">
        <w:rPr>
          <w:rFonts w:ascii="Times New Roman" w:hAnsi="Times New Roman" w:cs="Times New Roman"/>
          <w:iCs/>
          <w:sz w:val="24"/>
        </w:rPr>
        <w:t xml:space="preserve">the </w:t>
      </w:r>
      <w:r w:rsidR="003A2E7C" w:rsidRPr="007F3B3D">
        <w:rPr>
          <w:rFonts w:ascii="Times New Roman" w:hAnsi="Times New Roman" w:cs="Times New Roman"/>
          <w:iCs/>
          <w:sz w:val="24"/>
        </w:rPr>
        <w:t xml:space="preserve">increased level of </w:t>
      </w:r>
      <w:proofErr w:type="spellStart"/>
      <w:r w:rsidR="003A2E7C" w:rsidRPr="007F3B3D">
        <w:rPr>
          <w:rFonts w:ascii="Times New Roman" w:hAnsi="Times New Roman" w:cs="Times New Roman"/>
          <w:i/>
          <w:iCs/>
          <w:sz w:val="24"/>
        </w:rPr>
        <w:t>Firmucutes</w:t>
      </w:r>
      <w:proofErr w:type="spellEnd"/>
      <w:r w:rsidR="003A2E7C" w:rsidRPr="007F3B3D">
        <w:rPr>
          <w:rFonts w:ascii="Times New Roman" w:hAnsi="Times New Roman" w:cs="Times New Roman"/>
          <w:i/>
          <w:iCs/>
          <w:sz w:val="24"/>
        </w:rPr>
        <w:t xml:space="preserve"> </w:t>
      </w:r>
      <w:proofErr w:type="spellStart"/>
      <w:r w:rsidR="003A2E7C" w:rsidRPr="007F3B3D">
        <w:rPr>
          <w:rFonts w:ascii="Times New Roman" w:hAnsi="Times New Roman" w:cs="Times New Roman"/>
          <w:i/>
          <w:iCs/>
          <w:sz w:val="24"/>
        </w:rPr>
        <w:t>Ruminoccus</w:t>
      </w:r>
      <w:proofErr w:type="spellEnd"/>
      <w:r w:rsidR="0018754D" w:rsidRPr="007F3B3D">
        <w:rPr>
          <w:rFonts w:ascii="Times New Roman" w:hAnsi="Times New Roman" w:cs="Times New Roman"/>
          <w:iCs/>
          <w:sz w:val="24"/>
        </w:rPr>
        <w:t xml:space="preserve"> were all from</w:t>
      </w:r>
      <w:r w:rsidR="003A2E7C" w:rsidRPr="007F3B3D">
        <w:rPr>
          <w:rFonts w:ascii="Times New Roman" w:hAnsi="Times New Roman" w:cs="Times New Roman"/>
          <w:iCs/>
          <w:sz w:val="24"/>
        </w:rPr>
        <w:t xml:space="preserve"> </w:t>
      </w:r>
      <w:r w:rsidR="0007684F">
        <w:rPr>
          <w:rFonts w:ascii="Times New Roman" w:hAnsi="Times New Roman" w:cs="Times New Roman"/>
          <w:iCs/>
          <w:sz w:val="24"/>
        </w:rPr>
        <w:t xml:space="preserve">Nrf2 </w:t>
      </w:r>
      <w:r w:rsidR="003A2E7C" w:rsidRPr="007F3B3D">
        <w:rPr>
          <w:rFonts w:ascii="Times New Roman" w:hAnsi="Times New Roman" w:cs="Times New Roman"/>
          <w:iCs/>
          <w:sz w:val="24"/>
        </w:rPr>
        <w:t xml:space="preserve">KO group but not </w:t>
      </w:r>
      <w:r w:rsidR="0007684F">
        <w:rPr>
          <w:rFonts w:ascii="Times New Roman" w:hAnsi="Times New Roman" w:cs="Times New Roman"/>
          <w:iCs/>
          <w:sz w:val="24"/>
        </w:rPr>
        <w:t xml:space="preserve">in the Nrf2 </w:t>
      </w:r>
      <w:r w:rsidR="003A2E7C" w:rsidRPr="007F3B3D">
        <w:rPr>
          <w:rFonts w:ascii="Times New Roman" w:hAnsi="Times New Roman" w:cs="Times New Roman"/>
          <w:iCs/>
          <w:sz w:val="24"/>
        </w:rPr>
        <w:t>WT group</w:t>
      </w:r>
      <w:r w:rsidR="0007684F">
        <w:rPr>
          <w:rFonts w:ascii="Times New Roman" w:hAnsi="Times New Roman" w:cs="Times New Roman"/>
          <w:iCs/>
          <w:sz w:val="24"/>
        </w:rPr>
        <w:t xml:space="preserve"> (</w:t>
      </w:r>
      <w:r w:rsidR="00E66AD1" w:rsidRPr="00E66AD1">
        <w:rPr>
          <w:rFonts w:ascii="Times New Roman" w:hAnsi="Times New Roman" w:cs="Times New Roman"/>
          <w:b/>
          <w:bCs/>
          <w:iCs/>
          <w:sz w:val="24"/>
        </w:rPr>
        <w:t xml:space="preserve">Table </w:t>
      </w:r>
      <w:r w:rsidR="00465531">
        <w:rPr>
          <w:rFonts w:ascii="Times New Roman" w:hAnsi="Times New Roman" w:cs="Times New Roman"/>
          <w:b/>
          <w:bCs/>
          <w:iCs/>
          <w:sz w:val="24"/>
        </w:rPr>
        <w:t>4</w:t>
      </w:r>
      <w:r w:rsidR="00E66AD1">
        <w:rPr>
          <w:rFonts w:ascii="Times New Roman" w:hAnsi="Times New Roman" w:cs="Times New Roman"/>
          <w:iCs/>
          <w:sz w:val="24"/>
        </w:rPr>
        <w:t xml:space="preserve">, </w:t>
      </w:r>
      <w:r w:rsidR="00465531">
        <w:rPr>
          <w:rFonts w:ascii="Times New Roman" w:hAnsi="Times New Roman" w:cs="Times New Roman"/>
          <w:b/>
          <w:bCs/>
          <w:iCs/>
          <w:sz w:val="24"/>
        </w:rPr>
        <w:t>5</w:t>
      </w:r>
      <w:r w:rsidR="00E66AD1">
        <w:rPr>
          <w:rFonts w:ascii="Times New Roman" w:hAnsi="Times New Roman" w:cs="Times New Roman"/>
          <w:iCs/>
          <w:sz w:val="24"/>
        </w:rPr>
        <w:t>)</w:t>
      </w:r>
      <w:r w:rsidR="0007684F">
        <w:rPr>
          <w:rFonts w:ascii="Times New Roman" w:hAnsi="Times New Roman" w:cs="Times New Roman"/>
          <w:iCs/>
          <w:sz w:val="24"/>
        </w:rPr>
        <w:t xml:space="preserve">, suggesting Nrf2 KO accelerates the increase of </w:t>
      </w:r>
      <w:proofErr w:type="spellStart"/>
      <w:r w:rsidR="0007684F" w:rsidRPr="007F3B3D">
        <w:rPr>
          <w:rFonts w:ascii="Times New Roman" w:hAnsi="Times New Roman" w:cs="Times New Roman"/>
          <w:i/>
          <w:iCs/>
          <w:sz w:val="24"/>
        </w:rPr>
        <w:t>Firmucutes</w:t>
      </w:r>
      <w:proofErr w:type="spellEnd"/>
      <w:r w:rsidR="0007684F" w:rsidRPr="007F3B3D">
        <w:rPr>
          <w:rFonts w:ascii="Times New Roman" w:hAnsi="Times New Roman" w:cs="Times New Roman"/>
          <w:i/>
          <w:iCs/>
          <w:sz w:val="24"/>
        </w:rPr>
        <w:t xml:space="preserve"> </w:t>
      </w:r>
      <w:proofErr w:type="spellStart"/>
      <w:r w:rsidR="0007684F" w:rsidRPr="007F3B3D">
        <w:rPr>
          <w:rFonts w:ascii="Times New Roman" w:hAnsi="Times New Roman" w:cs="Times New Roman"/>
          <w:i/>
          <w:iCs/>
          <w:sz w:val="24"/>
        </w:rPr>
        <w:t>Ruminoccus</w:t>
      </w:r>
      <w:proofErr w:type="spellEnd"/>
      <w:r w:rsidR="003A2E7C" w:rsidRPr="007F3B3D">
        <w:rPr>
          <w:rFonts w:ascii="Times New Roman" w:hAnsi="Times New Roman" w:cs="Times New Roman"/>
          <w:iCs/>
          <w:sz w:val="24"/>
        </w:rPr>
        <w:t>.</w:t>
      </w:r>
      <w:r w:rsidR="000B2009" w:rsidRPr="007F3B3D">
        <w:rPr>
          <w:rFonts w:ascii="Times New Roman" w:hAnsi="Times New Roman" w:cs="Times New Roman"/>
          <w:iCs/>
          <w:sz w:val="24"/>
        </w:rPr>
        <w:t xml:space="preserve"> </w:t>
      </w:r>
      <w:r w:rsidR="0007684F">
        <w:rPr>
          <w:rFonts w:ascii="Times New Roman" w:hAnsi="Times New Roman" w:cs="Times New Roman"/>
          <w:iCs/>
          <w:sz w:val="24"/>
        </w:rPr>
        <w:t xml:space="preserve"> Since Nrf2 is a master regulator of anti-oxidative stress and anti-inflammation, suggesting that </w:t>
      </w:r>
      <w:r w:rsidR="000B2009" w:rsidRPr="007F3B3D">
        <w:rPr>
          <w:rFonts w:ascii="Times New Roman" w:hAnsi="Times New Roman" w:cs="Times New Roman"/>
          <w:iCs/>
          <w:sz w:val="24"/>
        </w:rPr>
        <w:t xml:space="preserve">Nrf2 </w:t>
      </w:r>
      <w:r w:rsidR="0007684F">
        <w:rPr>
          <w:rFonts w:ascii="Times New Roman" w:hAnsi="Times New Roman" w:cs="Times New Roman"/>
          <w:iCs/>
          <w:sz w:val="24"/>
        </w:rPr>
        <w:t xml:space="preserve">would </w:t>
      </w:r>
      <w:r w:rsidR="000B2009" w:rsidRPr="007F3B3D">
        <w:rPr>
          <w:rFonts w:ascii="Times New Roman" w:hAnsi="Times New Roman" w:cs="Times New Roman"/>
          <w:iCs/>
          <w:sz w:val="24"/>
        </w:rPr>
        <w:t>play a</w:t>
      </w:r>
      <w:r w:rsidR="0018754D" w:rsidRPr="007F3B3D">
        <w:rPr>
          <w:rFonts w:ascii="Times New Roman" w:hAnsi="Times New Roman" w:cs="Times New Roman"/>
          <w:iCs/>
          <w:sz w:val="24"/>
        </w:rPr>
        <w:t>n</w:t>
      </w:r>
      <w:r w:rsidR="000B2009" w:rsidRPr="007F3B3D">
        <w:rPr>
          <w:rFonts w:ascii="Times New Roman" w:hAnsi="Times New Roman" w:cs="Times New Roman"/>
          <w:iCs/>
          <w:sz w:val="24"/>
        </w:rPr>
        <w:t xml:space="preserve"> </w:t>
      </w:r>
      <w:r w:rsidR="0018754D" w:rsidRPr="007F3B3D">
        <w:rPr>
          <w:rFonts w:ascii="Times New Roman" w:hAnsi="Times New Roman" w:cs="Times New Roman"/>
          <w:iCs/>
          <w:sz w:val="24"/>
        </w:rPr>
        <w:t xml:space="preserve">important </w:t>
      </w:r>
      <w:r w:rsidR="000B2009" w:rsidRPr="007F3B3D">
        <w:rPr>
          <w:rFonts w:ascii="Times New Roman" w:hAnsi="Times New Roman" w:cs="Times New Roman"/>
          <w:iCs/>
          <w:sz w:val="24"/>
        </w:rPr>
        <w:t xml:space="preserve">role </w:t>
      </w:r>
      <w:r w:rsidR="0018754D" w:rsidRPr="007F3B3D">
        <w:rPr>
          <w:rFonts w:ascii="Times New Roman" w:hAnsi="Times New Roman" w:cs="Times New Roman"/>
          <w:iCs/>
          <w:sz w:val="24"/>
        </w:rPr>
        <w:t>in regulating the gut microbiota profile and suppressed certain “pathogenic” species such as</w:t>
      </w:r>
      <w:r w:rsidR="000B2009" w:rsidRPr="007F3B3D">
        <w:rPr>
          <w:rFonts w:ascii="Times New Roman" w:hAnsi="Times New Roman" w:cs="Times New Roman"/>
          <w:iCs/>
          <w:sz w:val="24"/>
        </w:rPr>
        <w:t xml:space="preserve"> </w:t>
      </w:r>
      <w:proofErr w:type="spellStart"/>
      <w:r w:rsidR="0018754D" w:rsidRPr="007F3B3D">
        <w:rPr>
          <w:rFonts w:ascii="Times New Roman" w:hAnsi="Times New Roman" w:cs="Times New Roman"/>
          <w:i/>
          <w:iCs/>
          <w:sz w:val="24"/>
        </w:rPr>
        <w:t>Firmucutes</w:t>
      </w:r>
      <w:proofErr w:type="spellEnd"/>
      <w:r w:rsidR="0018754D" w:rsidRPr="007F3B3D">
        <w:rPr>
          <w:rFonts w:ascii="Times New Roman" w:hAnsi="Times New Roman" w:cs="Times New Roman"/>
          <w:i/>
          <w:iCs/>
          <w:sz w:val="24"/>
        </w:rPr>
        <w:t xml:space="preserve"> </w:t>
      </w:r>
      <w:proofErr w:type="spellStart"/>
      <w:r w:rsidR="0018754D" w:rsidRPr="007F3B3D">
        <w:rPr>
          <w:rFonts w:ascii="Times New Roman" w:hAnsi="Times New Roman" w:cs="Times New Roman"/>
          <w:i/>
          <w:iCs/>
          <w:sz w:val="24"/>
        </w:rPr>
        <w:t>Ruminoccus</w:t>
      </w:r>
      <w:proofErr w:type="spellEnd"/>
      <w:r w:rsidR="0018754D" w:rsidRPr="007F3B3D">
        <w:rPr>
          <w:rFonts w:ascii="Times New Roman" w:hAnsi="Times New Roman" w:cs="Times New Roman"/>
          <w:iCs/>
          <w:sz w:val="24"/>
        </w:rPr>
        <w:t xml:space="preserve"> </w:t>
      </w:r>
      <w:r w:rsidR="0007684F">
        <w:rPr>
          <w:rFonts w:ascii="Times New Roman" w:hAnsi="Times New Roman" w:cs="Times New Roman"/>
          <w:iCs/>
          <w:sz w:val="24"/>
        </w:rPr>
        <w:t xml:space="preserve">as </w:t>
      </w:r>
      <w:r w:rsidR="0018754D" w:rsidRPr="007F3B3D">
        <w:rPr>
          <w:rFonts w:ascii="Times New Roman" w:hAnsi="Times New Roman" w:cs="Times New Roman"/>
          <w:iCs/>
          <w:sz w:val="24"/>
        </w:rPr>
        <w:t xml:space="preserve">the </w:t>
      </w:r>
      <w:r w:rsidR="0007684F">
        <w:rPr>
          <w:rFonts w:ascii="Times New Roman" w:hAnsi="Times New Roman" w:cs="Times New Roman"/>
          <w:iCs/>
          <w:sz w:val="24"/>
        </w:rPr>
        <w:t xml:space="preserve">animal </w:t>
      </w:r>
      <w:r w:rsidR="0018754D" w:rsidRPr="007F3B3D">
        <w:rPr>
          <w:rFonts w:ascii="Times New Roman" w:hAnsi="Times New Roman" w:cs="Times New Roman"/>
          <w:iCs/>
          <w:sz w:val="24"/>
        </w:rPr>
        <w:t>age</w:t>
      </w:r>
      <w:r w:rsidR="0007684F">
        <w:rPr>
          <w:rFonts w:ascii="Times New Roman" w:hAnsi="Times New Roman" w:cs="Times New Roman"/>
          <w:iCs/>
          <w:sz w:val="24"/>
        </w:rPr>
        <w:t>s</w:t>
      </w:r>
      <w:r w:rsidR="0018754D" w:rsidRPr="007F3B3D">
        <w:rPr>
          <w:rFonts w:ascii="Times New Roman" w:hAnsi="Times New Roman" w:cs="Times New Roman"/>
          <w:iCs/>
          <w:sz w:val="24"/>
        </w:rPr>
        <w:t>.</w:t>
      </w:r>
      <w:r w:rsidR="00AE6093" w:rsidRPr="007F3B3D">
        <w:rPr>
          <w:rFonts w:ascii="Times New Roman" w:hAnsi="Times New Roman" w:cs="Times New Roman"/>
          <w:iCs/>
          <w:sz w:val="24"/>
        </w:rPr>
        <w:t xml:space="preserve"> </w:t>
      </w:r>
    </w:p>
    <w:p w14:paraId="2F261478" w14:textId="77777777" w:rsidR="0007684F" w:rsidRPr="00B706EB" w:rsidRDefault="0007684F" w:rsidP="006B5DF1">
      <w:pPr>
        <w:spacing w:line="360" w:lineRule="auto"/>
        <w:rPr>
          <w:rFonts w:ascii="Times New Roman" w:hAnsi="Times New Roman" w:cs="Times New Roman"/>
          <w:iCs/>
          <w:sz w:val="24"/>
        </w:rPr>
      </w:pPr>
    </w:p>
    <w:p w14:paraId="39F214DE" w14:textId="1B8869E8" w:rsidR="00AE6093" w:rsidRPr="00B706EB" w:rsidRDefault="00AE6093" w:rsidP="006B5DF1">
      <w:pPr>
        <w:spacing w:line="360" w:lineRule="auto"/>
        <w:rPr>
          <w:rFonts w:ascii="Times New Roman" w:hAnsi="Times New Roman" w:cs="Times New Roman"/>
          <w:iCs/>
          <w:sz w:val="24"/>
        </w:rPr>
      </w:pPr>
      <w:r w:rsidRPr="00B706EB">
        <w:rPr>
          <w:rFonts w:ascii="Times New Roman" w:hAnsi="Times New Roman" w:cs="Times New Roman"/>
          <w:iCs/>
          <w:sz w:val="24"/>
        </w:rPr>
        <w:t xml:space="preserve">Interestingly, we also observed that </w:t>
      </w:r>
      <w:r w:rsidR="00BC1239" w:rsidRPr="00B706EB">
        <w:rPr>
          <w:rFonts w:ascii="Times New Roman" w:hAnsi="Times New Roman" w:cs="Times New Roman"/>
          <w:iCs/>
          <w:sz w:val="24"/>
        </w:rPr>
        <w:t xml:space="preserve">the </w:t>
      </w:r>
      <w:r w:rsidRPr="00B706EB">
        <w:rPr>
          <w:rFonts w:ascii="Times New Roman" w:hAnsi="Times New Roman" w:cs="Times New Roman"/>
          <w:iCs/>
          <w:sz w:val="24"/>
        </w:rPr>
        <w:t xml:space="preserve">phylum </w:t>
      </w:r>
      <w:proofErr w:type="spellStart"/>
      <w:r w:rsidRPr="00B706EB">
        <w:rPr>
          <w:rFonts w:ascii="Times New Roman" w:hAnsi="Times New Roman" w:cs="Times New Roman"/>
          <w:i/>
          <w:iCs/>
          <w:sz w:val="24"/>
        </w:rPr>
        <w:t>Ruminoccus</w:t>
      </w:r>
      <w:proofErr w:type="spellEnd"/>
      <w:r w:rsidRPr="00B706EB">
        <w:rPr>
          <w:rFonts w:ascii="Times New Roman" w:hAnsi="Times New Roman" w:cs="Times New Roman"/>
          <w:iCs/>
          <w:sz w:val="24"/>
        </w:rPr>
        <w:t xml:space="preserve"> were also elevated on week 1 PEITC groups (Table 3). It may be caused by the disruption of 0.05% PEITC dietary intervention on the composition at early phase of gut microbiome. </w:t>
      </w:r>
      <w:r w:rsidR="00790068" w:rsidRPr="00B706EB">
        <w:rPr>
          <w:rFonts w:ascii="Times New Roman" w:hAnsi="Times New Roman" w:cs="Times New Roman"/>
          <w:iCs/>
          <w:sz w:val="24"/>
        </w:rPr>
        <w:t xml:space="preserve">Other gut microbiota including </w:t>
      </w:r>
      <w:proofErr w:type="spellStart"/>
      <w:r w:rsidR="00375E6A" w:rsidRPr="00B706EB">
        <w:rPr>
          <w:rFonts w:ascii="Times New Roman" w:hAnsi="Times New Roman" w:cs="Times New Roman"/>
          <w:i/>
          <w:iCs/>
          <w:sz w:val="24"/>
        </w:rPr>
        <w:t>Bacteroidetes</w:t>
      </w:r>
      <w:proofErr w:type="spellEnd"/>
      <w:r w:rsidR="00375E6A" w:rsidRPr="00B706EB">
        <w:rPr>
          <w:rFonts w:ascii="Times New Roman" w:hAnsi="Times New Roman" w:cs="Times New Roman"/>
          <w:i/>
          <w:iCs/>
          <w:sz w:val="24"/>
        </w:rPr>
        <w:t xml:space="preserve"> </w:t>
      </w:r>
      <w:proofErr w:type="spellStart"/>
      <w:r w:rsidR="00375E6A" w:rsidRPr="00B706EB">
        <w:rPr>
          <w:rFonts w:ascii="Times New Roman" w:hAnsi="Times New Roman" w:cs="Times New Roman"/>
          <w:i/>
          <w:iCs/>
          <w:sz w:val="24"/>
        </w:rPr>
        <w:t>Rikenella</w:t>
      </w:r>
      <w:proofErr w:type="spellEnd"/>
      <w:r w:rsidR="00790068" w:rsidRPr="00B706EB">
        <w:rPr>
          <w:rFonts w:ascii="Times New Roman" w:hAnsi="Times New Roman" w:cs="Times New Roman"/>
          <w:iCs/>
          <w:sz w:val="24"/>
        </w:rPr>
        <w:t xml:space="preserve"> and </w:t>
      </w:r>
      <w:r w:rsidR="00790068" w:rsidRPr="00B706EB">
        <w:rPr>
          <w:rFonts w:ascii="Times New Roman" w:hAnsi="Times New Roman" w:cs="Times New Roman"/>
          <w:i/>
          <w:iCs/>
          <w:sz w:val="24"/>
        </w:rPr>
        <w:t>Cyanobacteria</w:t>
      </w:r>
      <w:r w:rsidR="00790068" w:rsidRPr="00B706EB">
        <w:rPr>
          <w:rFonts w:ascii="Times New Roman" w:hAnsi="Times New Roman" w:cs="Times New Roman"/>
          <w:iCs/>
          <w:sz w:val="24"/>
        </w:rPr>
        <w:t xml:space="preserve"> were also found significantly elevated in Nrf2 KO groups, and both of them were involved in contributing or preventing gut </w:t>
      </w:r>
      <w:proofErr w:type="gramStart"/>
      <w:r w:rsidR="00790068" w:rsidRPr="00B706EB">
        <w:rPr>
          <w:rFonts w:ascii="Times New Roman" w:hAnsi="Times New Roman" w:cs="Times New Roman"/>
          <w:iCs/>
          <w:sz w:val="24"/>
        </w:rPr>
        <w:t>diseases</w:t>
      </w:r>
      <w:proofErr w:type="gramEnd"/>
      <w:r w:rsidR="00790068" w:rsidRPr="00B706EB">
        <w:rPr>
          <w:rFonts w:ascii="Times New Roman" w:hAnsi="Times New Roman" w:cs="Times New Roman"/>
          <w:iCs/>
          <w:sz w:val="24"/>
        </w:rPr>
        <w:fldChar w:fldCharType="begin">
          <w:fldData xml:space="preserve">PEVuZE5vdGU+PENpdGU+PEF1dGhvcj5Kb2huc29uPC9BdXRob3I+PFllYXI+MjAxNzwvWWVhcj48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</w:fldData>
        </w:fldChar>
      </w:r>
      <w:r w:rsidR="00334E86" w:rsidRPr="00B706EB">
        <w:rPr>
          <w:rFonts w:ascii="Times New Roman" w:hAnsi="Times New Roman" w:cs="Times New Roman"/>
          <w:iCs/>
          <w:sz w:val="24"/>
        </w:rPr>
        <w:instrText xml:space="preserve"> ADDIN EN.CITE </w:instrText>
      </w:r>
      <w:r w:rsidR="00334E86" w:rsidRPr="00B706EB">
        <w:rPr>
          <w:rFonts w:ascii="Times New Roman" w:hAnsi="Times New Roman" w:cs="Times New Roman"/>
          <w:iCs/>
          <w:sz w:val="24"/>
        </w:rPr>
        <w:fldChar w:fldCharType="begin">
          <w:fldData xml:space="preserve">PEVuZE5vdGU+PENpdGU+PEF1dGhvcj5Kb2huc29uPC9BdXRob3I+PFllYXI+MjAxNzwvWWVhcj48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</w:fldData>
        </w:fldChar>
      </w:r>
      <w:r w:rsidR="00334E86" w:rsidRPr="00B706EB">
        <w:rPr>
          <w:rFonts w:ascii="Times New Roman" w:hAnsi="Times New Roman" w:cs="Times New Roman"/>
          <w:iCs/>
          <w:sz w:val="24"/>
        </w:rPr>
        <w:instrText xml:space="preserve"> ADDIN EN.CITE.DATA </w:instrText>
      </w:r>
      <w:r w:rsidR="00334E86" w:rsidRPr="00B706EB">
        <w:rPr>
          <w:rFonts w:ascii="Times New Roman" w:hAnsi="Times New Roman" w:cs="Times New Roman"/>
          <w:iCs/>
          <w:sz w:val="24"/>
        </w:rPr>
      </w:r>
      <w:r w:rsidR="00334E86" w:rsidRPr="00B706EB">
        <w:rPr>
          <w:rFonts w:ascii="Times New Roman" w:hAnsi="Times New Roman" w:cs="Times New Roman"/>
          <w:iCs/>
          <w:sz w:val="24"/>
        </w:rPr>
        <w:fldChar w:fldCharType="end"/>
      </w:r>
      <w:r w:rsidR="00790068" w:rsidRPr="00B706EB">
        <w:rPr>
          <w:rFonts w:ascii="Times New Roman" w:hAnsi="Times New Roman" w:cs="Times New Roman"/>
          <w:iCs/>
          <w:sz w:val="24"/>
        </w:rPr>
      </w:r>
      <w:r w:rsidR="00790068" w:rsidRPr="00B706EB">
        <w:rPr>
          <w:rFonts w:ascii="Times New Roman" w:hAnsi="Times New Roman" w:cs="Times New Roman"/>
          <w:iCs/>
          <w:sz w:val="24"/>
        </w:rPr>
        <w:fldChar w:fldCharType="separate"/>
      </w:r>
      <w:r w:rsidR="00334E86" w:rsidRPr="00B706EB">
        <w:rPr>
          <w:rFonts w:ascii="Times New Roman" w:hAnsi="Times New Roman" w:cs="Times New Roman"/>
          <w:iCs/>
          <w:noProof/>
          <w:sz w:val="24"/>
        </w:rPr>
        <w:t>(Carmichael, 1992, 1994; Couturier-Maillard et al., 2013; Johnson, Heaver, Walters, &amp; Ley, 2017)</w:t>
      </w:r>
      <w:r w:rsidR="00790068" w:rsidRPr="00B706EB">
        <w:rPr>
          <w:rFonts w:ascii="Times New Roman" w:hAnsi="Times New Roman" w:cs="Times New Roman"/>
          <w:iCs/>
          <w:sz w:val="24"/>
        </w:rPr>
        <w:fldChar w:fldCharType="end"/>
      </w:r>
      <w:r w:rsidR="00790068" w:rsidRPr="00B706EB">
        <w:rPr>
          <w:rFonts w:ascii="Times New Roman" w:hAnsi="Times New Roman" w:cs="Times New Roman"/>
          <w:iCs/>
          <w:sz w:val="24"/>
        </w:rPr>
        <w:t xml:space="preserve">. </w:t>
      </w:r>
      <w:r w:rsidR="002E4550" w:rsidRPr="00B706EB">
        <w:rPr>
          <w:rFonts w:ascii="Times New Roman" w:hAnsi="Times New Roman" w:cs="Times New Roman"/>
          <w:iCs/>
          <w:sz w:val="24"/>
        </w:rPr>
        <w:t>Overall, genetic KO (mutation) ha</w:t>
      </w:r>
      <w:r w:rsidR="00204034" w:rsidRPr="00B706EB">
        <w:rPr>
          <w:rFonts w:ascii="Times New Roman" w:hAnsi="Times New Roman" w:cs="Times New Roman"/>
          <w:iCs/>
          <w:sz w:val="24"/>
        </w:rPr>
        <w:t xml:space="preserve">s a strong impact on the host </w:t>
      </w:r>
      <w:r w:rsidR="002E4550" w:rsidRPr="00B706EB">
        <w:rPr>
          <w:rFonts w:ascii="Times New Roman" w:hAnsi="Times New Roman" w:cs="Times New Roman"/>
          <w:iCs/>
          <w:sz w:val="24"/>
        </w:rPr>
        <w:t>microbiota profile over</w:t>
      </w:r>
      <w:r w:rsidR="00204034" w:rsidRPr="00B706EB">
        <w:rPr>
          <w:rFonts w:ascii="Times New Roman" w:hAnsi="Times New Roman" w:cs="Times New Roman"/>
          <w:iCs/>
          <w:sz w:val="24"/>
        </w:rPr>
        <w:t xml:space="preserve"> </w:t>
      </w:r>
      <w:r w:rsidR="002E4550" w:rsidRPr="00B706EB">
        <w:rPr>
          <w:rFonts w:ascii="Times New Roman" w:hAnsi="Times New Roman" w:cs="Times New Roman"/>
          <w:iCs/>
          <w:sz w:val="24"/>
        </w:rPr>
        <w:t xml:space="preserve">time and should be considered </w:t>
      </w:r>
      <w:r w:rsidR="00204034" w:rsidRPr="00B706EB">
        <w:rPr>
          <w:rFonts w:ascii="Times New Roman" w:hAnsi="Times New Roman" w:cs="Times New Roman"/>
          <w:iCs/>
          <w:sz w:val="24"/>
        </w:rPr>
        <w:t xml:space="preserve">as one biomarker </w:t>
      </w:r>
      <w:r w:rsidR="002E4550" w:rsidRPr="00B706EB">
        <w:rPr>
          <w:rFonts w:ascii="Times New Roman" w:hAnsi="Times New Roman" w:cs="Times New Roman"/>
          <w:iCs/>
          <w:sz w:val="24"/>
        </w:rPr>
        <w:t>when developing probiotic or microbiota intervention therapy in future.</w:t>
      </w:r>
    </w:p>
    <w:p w14:paraId="3C2AB02E" w14:textId="3178CA2C" w:rsidR="00594BF5" w:rsidRDefault="00594BF5" w:rsidP="006B5DF1">
      <w:pPr>
        <w:spacing w:line="360" w:lineRule="auto"/>
        <w:rPr>
          <w:rFonts w:ascii="Times New Roman" w:hAnsi="Times New Roman" w:cs="Times New Roman"/>
          <w:iCs/>
          <w:sz w:val="24"/>
        </w:rPr>
      </w:pPr>
    </w:p>
    <w:p w14:paraId="01F0C0F2" w14:textId="594F6270" w:rsidR="0021490D" w:rsidRPr="0021490D" w:rsidRDefault="00870498" w:rsidP="006B5DF1">
      <w:pPr>
        <w:spacing w:line="360" w:lineRule="auto"/>
        <w:rPr>
          <w:rFonts w:ascii="Times New Roman" w:hAnsi="Times New Roman" w:cs="Times New Roman"/>
          <w:b/>
          <w:bCs/>
          <w:iCs/>
          <w:color w:val="FF0000"/>
          <w:sz w:val="24"/>
          <w:u w:val="single"/>
        </w:rPr>
      </w:pPr>
      <w:r>
        <w:rPr>
          <w:rFonts w:ascii="Times New Roman" w:hAnsi="Times New Roman" w:cs="Times New Roman"/>
          <w:b/>
          <w:bCs/>
          <w:iCs/>
          <w:color w:val="FF0000"/>
          <w:sz w:val="24"/>
          <w:u w:val="single"/>
        </w:rPr>
        <w:t>Reconcile</w:t>
      </w:r>
      <w:r w:rsidR="0021490D" w:rsidRPr="0021490D">
        <w:rPr>
          <w:rFonts w:ascii="Times New Roman" w:hAnsi="Times New Roman" w:cs="Times New Roman"/>
          <w:b/>
          <w:bCs/>
          <w:iCs/>
          <w:color w:val="FF0000"/>
          <w:sz w:val="24"/>
          <w:u w:val="single"/>
        </w:rPr>
        <w:t xml:space="preserve"> Chi Chen metabolo</w:t>
      </w:r>
      <w:r>
        <w:rPr>
          <w:rFonts w:ascii="Times New Roman" w:hAnsi="Times New Roman" w:cs="Times New Roman"/>
          <w:b/>
          <w:bCs/>
          <w:iCs/>
          <w:color w:val="FF0000"/>
          <w:sz w:val="24"/>
          <w:u w:val="single"/>
        </w:rPr>
        <w:t>me results with mine</w:t>
      </w:r>
    </w:p>
    <w:p w14:paraId="3F43C7F6" w14:textId="77777777" w:rsidR="0021490D" w:rsidRPr="007F3B3D" w:rsidRDefault="0021490D" w:rsidP="006B5DF1">
      <w:pPr>
        <w:spacing w:line="360" w:lineRule="auto"/>
        <w:rPr>
          <w:rFonts w:ascii="Times New Roman" w:hAnsi="Times New Roman" w:cs="Times New Roman"/>
          <w:iCs/>
          <w:sz w:val="24"/>
        </w:rPr>
      </w:pPr>
    </w:p>
    <w:p w14:paraId="1B637DD3" w14:textId="56A180B0" w:rsidR="000B4D88" w:rsidRPr="007F3B3D" w:rsidRDefault="00076E6A" w:rsidP="006B5DF1">
      <w:pPr>
        <w:spacing w:line="360" w:lineRule="auto"/>
        <w:rPr>
          <w:rFonts w:ascii="Times New Roman" w:hAnsi="Times New Roman" w:cs="Times New Roman"/>
          <w:iCs/>
          <w:sz w:val="24"/>
        </w:rPr>
      </w:pPr>
      <w:r w:rsidRPr="007F3B3D">
        <w:rPr>
          <w:rFonts w:ascii="Times New Roman" w:hAnsi="Times New Roman" w:cs="Times New Roman"/>
          <w:iCs/>
          <w:sz w:val="24"/>
        </w:rPr>
        <w:t>In this study, we conclude</w:t>
      </w:r>
      <w:r w:rsidR="00594BF5" w:rsidRPr="007F3B3D">
        <w:rPr>
          <w:rFonts w:ascii="Times New Roman" w:hAnsi="Times New Roman" w:cs="Times New Roman"/>
          <w:iCs/>
          <w:sz w:val="24"/>
        </w:rPr>
        <w:t xml:space="preserve"> that mice genotype </w:t>
      </w:r>
      <w:r w:rsidRPr="007F3B3D">
        <w:rPr>
          <w:rFonts w:ascii="Times New Roman" w:hAnsi="Times New Roman" w:cs="Times New Roman"/>
          <w:iCs/>
          <w:sz w:val="24"/>
        </w:rPr>
        <w:t>is strongly tightened up with gut microbiota alteration and diversity changes. Meanwhile, 0.05% PEITC dietary intervention also induces</w:t>
      </w:r>
      <w:r w:rsidR="00E648FA" w:rsidRPr="007F3B3D">
        <w:rPr>
          <w:rFonts w:ascii="Times New Roman" w:hAnsi="Times New Roman" w:cs="Times New Roman"/>
          <w:iCs/>
          <w:sz w:val="24"/>
        </w:rPr>
        <w:t xml:space="preserve"> bacterial profiles changes by increasing and decreasing certain bacterial species. However, the study of gut microbiome is exploring an ecosystem containing more than just these two factors, but a more comprehensive and global environment. </w:t>
      </w:r>
      <w:r w:rsidR="00734B87" w:rsidRPr="007F3B3D">
        <w:rPr>
          <w:rFonts w:ascii="Times New Roman" w:hAnsi="Times New Roman" w:cs="Times New Roman"/>
          <w:iCs/>
          <w:sz w:val="24"/>
        </w:rPr>
        <w:t xml:space="preserve">Research has demonstrated that </w:t>
      </w:r>
      <w:r w:rsidR="002675CF" w:rsidRPr="007F3B3D">
        <w:rPr>
          <w:rFonts w:ascii="Times New Roman" w:hAnsi="Times New Roman" w:cs="Times New Roman"/>
          <w:iCs/>
          <w:sz w:val="24"/>
        </w:rPr>
        <w:t>cage and internal individual effects are contributing up to 32% and 46% of gut microbiota variances using 16s rRNA sequencing technology to identify the bacterial composition</w:t>
      </w:r>
      <w:r w:rsidR="002675CF" w:rsidRPr="007F3B3D">
        <w:rPr>
          <w:rFonts w:ascii="Times New Roman" w:hAnsi="Times New Roman" w:cs="Times New Roman"/>
          <w:iCs/>
          <w:sz w:val="24"/>
        </w:rPr>
        <w:fldChar w:fldCharType="begin"/>
      </w:r>
      <w:r w:rsidR="00334E86" w:rsidRPr="007F3B3D">
        <w:rPr>
          <w:rFonts w:ascii="Times New Roman" w:hAnsi="Times New Roman" w:cs="Times New Roman"/>
          <w:iCs/>
          <w:sz w:val="24"/>
        </w:rPr>
        <w:instrText xml:space="preserve"> ADDIN EN.CITE &lt;EndNote&gt;&lt;Cite&gt;&lt;Author&gt;Hildebrand&lt;/Author&gt;&lt;Year&gt;2013&lt;/Year&gt;&lt;RecNum&gt;2072&lt;/RecNum&gt;&lt;DisplayText&gt;(Hildebrand et al., 2013)&lt;/DisplayText&gt;&lt;record&gt;&lt;rec-number&gt;2072&lt;/rec-number&gt;&lt;foreign-keys&gt;&lt;key app="EN" db-id="2eervrre150d2te02v25vff4wewwfw52fttp" timestamp="1582752330"&gt;2072&lt;/key&gt;&lt;/foreign-keys&gt;&lt;ref-type name="Journal Article"&gt;17&lt;/ref-type&gt;&lt;contributors&gt;&lt;authors&gt;&lt;author&gt;Hildebrand, F.&lt;/author&gt;&lt;author&gt;Nguyen, T. L.&lt;/author&gt;&lt;author&gt;Brinkman, B.&lt;/author&gt;&lt;author&gt;Yunta, R. G.&lt;/author&gt;&lt;author&gt;Cauwe, B.&lt;/author&gt;&lt;author&gt;Vandenabeele, P.&lt;/author&gt;&lt;author&gt;Liston, A.&lt;/author&gt;&lt;author&gt;Raes, J.&lt;/author&gt;&lt;/authors&gt;&lt;/contributors&gt;&lt;titles&gt;&lt;title&gt;Inflammation-associated enterotypes, host genotype, cage and inter-individual effects drive gut microbiota variation in common laboratory mice&lt;/title&gt;&lt;secondary-title&gt;Genome Biol&lt;/secondary-title&gt;&lt;/titles&gt;&lt;periodical&gt;&lt;full-title&gt;Genome Biol&lt;/full-title&gt;&lt;abbr-1&gt;Genome biology&lt;/abbr-1&gt;&lt;/periodical&gt;&lt;pages&gt;R4&lt;/pages&gt;&lt;volume&gt;14&lt;/volume&gt;&lt;number&gt;1&lt;/number&gt;&lt;edition&gt;2013/01/26&lt;/edition&gt;&lt;keywords&gt;&lt;keyword&gt;Animals&lt;/keyword&gt;&lt;keyword&gt;Female&lt;/keyword&gt;&lt;keyword&gt;*Genetic Variation&lt;/keyword&gt;&lt;keyword&gt;*Genotype&lt;/keyword&gt;&lt;keyword&gt;Helicobacter/isolation &amp;amp; purification&lt;/keyword&gt;&lt;keyword&gt;Inflammation/genetics/microbiology&lt;/keyword&gt;&lt;keyword&gt;Intestinal Mucosa/metabolism&lt;/keyword&gt;&lt;keyword&gt;Intestines/microbiology&lt;/keyword&gt;&lt;keyword&gt;Leukocyte L1 Antigen Complex/genetics/metabolism&lt;/keyword&gt;&lt;keyword&gt;Male&lt;/keyword&gt;&lt;keyword&gt;Mice&lt;/keyword&gt;&lt;keyword&gt;Mice, Inbred Strains/genetics/*microbiology&lt;/keyword&gt;&lt;keyword&gt;*Microbiota&lt;/keyword&gt;&lt;keyword&gt;RNA, Ribosomal, 16S/genetics&lt;/keyword&gt;&lt;keyword&gt;Species Specificity&lt;/keyword&gt;&lt;/keywords&gt;&lt;dates&gt;&lt;year&gt;2013&lt;/year&gt;&lt;pub-dates&gt;&lt;date&gt;Jan 24&lt;/date&gt;&lt;/pub-dates&gt;&lt;/dates&gt;&lt;isbn&gt;1474-760X (Electronic)&amp;#xD;1474-7596 (Linking)&lt;/isbn&gt;&lt;accession-num&gt;23347395&lt;/accession-num&gt;&lt;urls&gt;&lt;related-urls&gt;&lt;url&gt;https://www.ncbi.nlm.nih.gov/pubmed/23347395&lt;/url&gt;&lt;/related-urls&gt;&lt;/urls&gt;&lt;custom2&gt;PMC4053703&lt;/custom2&gt;&lt;electronic-resource-num&gt;10.1186/gb-2013-14-1-r4&lt;/electronic-resource-num&gt;&lt;/record&gt;&lt;/Cite&gt;&lt;/EndNote&gt;</w:instrText>
      </w:r>
      <w:r w:rsidR="002675CF" w:rsidRPr="007F3B3D">
        <w:rPr>
          <w:rFonts w:ascii="Times New Roman" w:hAnsi="Times New Roman" w:cs="Times New Roman"/>
          <w:iCs/>
          <w:sz w:val="24"/>
        </w:rPr>
        <w:fldChar w:fldCharType="separate"/>
      </w:r>
      <w:r w:rsidR="00334E86" w:rsidRPr="007F3B3D">
        <w:rPr>
          <w:rFonts w:ascii="Times New Roman" w:hAnsi="Times New Roman" w:cs="Times New Roman"/>
          <w:iCs/>
          <w:noProof/>
          <w:sz w:val="24"/>
        </w:rPr>
        <w:t>(Hildebrand et al., 2013)</w:t>
      </w:r>
      <w:r w:rsidR="002675CF" w:rsidRPr="007F3B3D">
        <w:rPr>
          <w:rFonts w:ascii="Times New Roman" w:hAnsi="Times New Roman" w:cs="Times New Roman"/>
          <w:iCs/>
          <w:sz w:val="24"/>
        </w:rPr>
        <w:fldChar w:fldCharType="end"/>
      </w:r>
      <w:r w:rsidR="002675CF" w:rsidRPr="007F3B3D">
        <w:rPr>
          <w:rFonts w:ascii="Times New Roman" w:hAnsi="Times New Roman" w:cs="Times New Roman"/>
          <w:iCs/>
          <w:sz w:val="24"/>
        </w:rPr>
        <w:t>.</w:t>
      </w:r>
      <w:r w:rsidR="00A63684" w:rsidRPr="007F3B3D">
        <w:rPr>
          <w:rFonts w:ascii="Times New Roman" w:hAnsi="Times New Roman" w:cs="Times New Roman"/>
          <w:iCs/>
          <w:sz w:val="24"/>
        </w:rPr>
        <w:t xml:space="preserve"> Several methods are used to eliminate the </w:t>
      </w:r>
      <w:r w:rsidR="0078022C" w:rsidRPr="007F3B3D">
        <w:rPr>
          <w:rFonts w:ascii="Times New Roman" w:hAnsi="Times New Roman" w:cs="Times New Roman"/>
          <w:iCs/>
          <w:sz w:val="24"/>
        </w:rPr>
        <w:t xml:space="preserve">background noise </w:t>
      </w:r>
      <w:r w:rsidR="00C876F7" w:rsidRPr="007F3B3D">
        <w:rPr>
          <w:rFonts w:ascii="Times New Roman" w:hAnsi="Times New Roman" w:cs="Times New Roman"/>
          <w:iCs/>
          <w:sz w:val="24"/>
        </w:rPr>
        <w:t>interfering</w:t>
      </w:r>
      <w:r w:rsidR="0078022C" w:rsidRPr="007F3B3D">
        <w:rPr>
          <w:rFonts w:ascii="Times New Roman" w:hAnsi="Times New Roman" w:cs="Times New Roman"/>
          <w:iCs/>
          <w:sz w:val="24"/>
        </w:rPr>
        <w:t xml:space="preserve"> the actual gut microbiome</w:t>
      </w:r>
      <w:r w:rsidR="00C876F7" w:rsidRPr="007F3B3D">
        <w:rPr>
          <w:rFonts w:ascii="Times New Roman" w:hAnsi="Times New Roman" w:cs="Times New Roman"/>
          <w:iCs/>
          <w:sz w:val="24"/>
        </w:rPr>
        <w:t>,</w:t>
      </w:r>
      <w:r w:rsidR="0078022C" w:rsidRPr="007F3B3D">
        <w:rPr>
          <w:rFonts w:ascii="Times New Roman" w:hAnsi="Times New Roman" w:cs="Times New Roman"/>
          <w:iCs/>
          <w:sz w:val="24"/>
        </w:rPr>
        <w:t xml:space="preserve"> </w:t>
      </w:r>
      <w:r w:rsidR="0078022C" w:rsidRPr="007F3B3D">
        <w:rPr>
          <w:rFonts w:ascii="Times New Roman" w:hAnsi="Times New Roman" w:cs="Times New Roman"/>
          <w:iCs/>
          <w:sz w:val="24"/>
        </w:rPr>
        <w:lastRenderedPageBreak/>
        <w:t xml:space="preserve">including giving control diet to all </w:t>
      </w:r>
      <w:r w:rsidR="00AA1344" w:rsidRPr="007F3B3D">
        <w:rPr>
          <w:rFonts w:ascii="Times New Roman" w:hAnsi="Times New Roman" w:cs="Times New Roman"/>
          <w:iCs/>
          <w:sz w:val="24"/>
        </w:rPr>
        <w:t>animals</w:t>
      </w:r>
      <w:r w:rsidR="0078022C" w:rsidRPr="007F3B3D">
        <w:rPr>
          <w:rFonts w:ascii="Times New Roman" w:hAnsi="Times New Roman" w:cs="Times New Roman"/>
          <w:iCs/>
          <w:sz w:val="24"/>
        </w:rPr>
        <w:t xml:space="preserve"> </w:t>
      </w:r>
      <w:r w:rsidR="00C876F7" w:rsidRPr="007F3B3D">
        <w:rPr>
          <w:rFonts w:ascii="Times New Roman" w:hAnsi="Times New Roman" w:cs="Times New Roman"/>
          <w:iCs/>
          <w:sz w:val="24"/>
        </w:rPr>
        <w:t>for a while to normalize the gut microbiota baseline</w:t>
      </w:r>
      <w:r w:rsidR="0078022C" w:rsidRPr="007F3B3D">
        <w:rPr>
          <w:rFonts w:ascii="Times New Roman" w:hAnsi="Times New Roman" w:cs="Times New Roman"/>
          <w:iCs/>
          <w:sz w:val="24"/>
        </w:rPr>
        <w:t xml:space="preserve"> or choosing gnotobiotic (germ-free) mice</w:t>
      </w:r>
      <w:r w:rsidR="00C876F7" w:rsidRPr="007F3B3D">
        <w:rPr>
          <w:rFonts w:ascii="Times New Roman" w:hAnsi="Times New Roman" w:cs="Times New Roman"/>
          <w:iCs/>
          <w:sz w:val="24"/>
        </w:rPr>
        <w:t xml:space="preserve"> and given the same fecal samples to all animals</w:t>
      </w:r>
      <w:r w:rsidR="00AA1344" w:rsidRPr="007F3B3D">
        <w:rPr>
          <w:rFonts w:ascii="Times New Roman" w:hAnsi="Times New Roman" w:cs="Times New Roman"/>
          <w:iCs/>
          <w:sz w:val="24"/>
        </w:rPr>
        <w:fldChar w:fldCharType="begin">
          <w:fldData xml:space="preserve">PEVuZE5vdGU+PENpdGU+PEF1dGhvcj5Sb29wY2hhbmQ8L0F1dGhvcj48WWVhcj4yMDE1PC9ZZWFy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</w:fldData>
        </w:fldChar>
      </w:r>
      <w:r w:rsidR="00663FFA">
        <w:rPr>
          <w:rFonts w:ascii="Times New Roman" w:hAnsi="Times New Roman" w:cs="Times New Roman"/>
          <w:iCs/>
          <w:sz w:val="24"/>
        </w:rPr>
        <w:instrText xml:space="preserve"> ADDIN EN.CITE </w:instrText>
      </w:r>
      <w:r w:rsidR="00663FFA">
        <w:rPr>
          <w:rFonts w:ascii="Times New Roman" w:hAnsi="Times New Roman" w:cs="Times New Roman"/>
          <w:iCs/>
          <w:sz w:val="24"/>
        </w:rPr>
        <w:fldChar w:fldCharType="begin">
          <w:fldData xml:space="preserve">PEVuZE5vdGU+PENpdGU+PEF1dGhvcj5Sb29wY2hhbmQ8L0F1dGhvcj48WWVhcj4yMDE1PC9ZZWFy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</w:fldData>
        </w:fldChar>
      </w:r>
      <w:r w:rsidR="00663FFA">
        <w:rPr>
          <w:rFonts w:ascii="Times New Roman" w:hAnsi="Times New Roman" w:cs="Times New Roman"/>
          <w:iCs/>
          <w:sz w:val="24"/>
        </w:rPr>
        <w:instrText xml:space="preserve"> ADDIN EN.CITE.DATA </w:instrText>
      </w:r>
      <w:r w:rsidR="00663FFA">
        <w:rPr>
          <w:rFonts w:ascii="Times New Roman" w:hAnsi="Times New Roman" w:cs="Times New Roman"/>
          <w:iCs/>
          <w:sz w:val="24"/>
        </w:rPr>
      </w:r>
      <w:r w:rsidR="00663FFA">
        <w:rPr>
          <w:rFonts w:ascii="Times New Roman" w:hAnsi="Times New Roman" w:cs="Times New Roman"/>
          <w:iCs/>
          <w:sz w:val="24"/>
        </w:rPr>
        <w:fldChar w:fldCharType="end"/>
      </w:r>
      <w:r w:rsidR="00AA1344" w:rsidRPr="007F3B3D">
        <w:rPr>
          <w:rFonts w:ascii="Times New Roman" w:hAnsi="Times New Roman" w:cs="Times New Roman"/>
          <w:iCs/>
          <w:sz w:val="24"/>
        </w:rPr>
      </w:r>
      <w:r w:rsidR="00AA1344" w:rsidRPr="007F3B3D">
        <w:rPr>
          <w:rFonts w:ascii="Times New Roman" w:hAnsi="Times New Roman" w:cs="Times New Roman"/>
          <w:iCs/>
          <w:sz w:val="24"/>
        </w:rPr>
        <w:fldChar w:fldCharType="separate"/>
      </w:r>
      <w:r w:rsidR="00663FFA">
        <w:rPr>
          <w:rFonts w:ascii="Times New Roman" w:hAnsi="Times New Roman" w:cs="Times New Roman"/>
          <w:iCs/>
          <w:noProof/>
          <w:sz w:val="24"/>
        </w:rPr>
        <w:t>(Roopchand et al., 2015; Turnbaugh et al., 2009; L. Zhang et al., 2018)</w:t>
      </w:r>
      <w:r w:rsidR="00AA1344" w:rsidRPr="007F3B3D">
        <w:rPr>
          <w:rFonts w:ascii="Times New Roman" w:hAnsi="Times New Roman" w:cs="Times New Roman"/>
          <w:iCs/>
          <w:sz w:val="24"/>
        </w:rPr>
        <w:fldChar w:fldCharType="end"/>
      </w:r>
      <w:r w:rsidR="00C876F7" w:rsidRPr="007F3B3D">
        <w:rPr>
          <w:rFonts w:ascii="Times New Roman" w:hAnsi="Times New Roman" w:cs="Times New Roman"/>
          <w:iCs/>
          <w:sz w:val="24"/>
        </w:rPr>
        <w:t>.</w:t>
      </w:r>
      <w:r w:rsidR="0057512C" w:rsidRPr="007F3B3D">
        <w:rPr>
          <w:rFonts w:ascii="Times New Roman" w:hAnsi="Times New Roman" w:cs="Times New Roman"/>
          <w:iCs/>
          <w:sz w:val="24"/>
        </w:rPr>
        <w:t xml:space="preserve"> Our study showed no significant</w:t>
      </w:r>
      <w:r w:rsidR="00C57620" w:rsidRPr="007F3B3D">
        <w:rPr>
          <w:rFonts w:ascii="Times New Roman" w:hAnsi="Times New Roman" w:cs="Times New Roman"/>
          <w:iCs/>
          <w:sz w:val="24"/>
        </w:rPr>
        <w:t xml:space="preserve"> cage effect </w:t>
      </w:r>
      <w:r w:rsidR="0057512C" w:rsidRPr="007F3B3D">
        <w:rPr>
          <w:rFonts w:ascii="Times New Roman" w:hAnsi="Times New Roman" w:cs="Times New Roman"/>
          <w:iCs/>
          <w:sz w:val="24"/>
        </w:rPr>
        <w:t xml:space="preserve">among all fecal samples, otherwise we would </w:t>
      </w:r>
      <w:r w:rsidR="00A9318A" w:rsidRPr="007F3B3D">
        <w:rPr>
          <w:rFonts w:ascii="Times New Roman" w:hAnsi="Times New Roman" w:cs="Times New Roman"/>
          <w:iCs/>
          <w:sz w:val="24"/>
        </w:rPr>
        <w:t>observe significantly</w:t>
      </w:r>
      <w:r w:rsidR="0057512C" w:rsidRPr="007F3B3D">
        <w:rPr>
          <w:rFonts w:ascii="Times New Roman" w:hAnsi="Times New Roman" w:cs="Times New Roman"/>
          <w:iCs/>
          <w:sz w:val="24"/>
        </w:rPr>
        <w:t xml:space="preserve"> </w:t>
      </w:r>
      <w:r w:rsidR="008F7922" w:rsidRPr="007F3B3D">
        <w:rPr>
          <w:rFonts w:ascii="Times New Roman" w:hAnsi="Times New Roman" w:cs="Times New Roman"/>
          <w:iCs/>
          <w:sz w:val="24"/>
        </w:rPr>
        <w:t xml:space="preserve">clusters </w:t>
      </w:r>
      <w:r w:rsidR="0057512C" w:rsidRPr="007F3B3D">
        <w:rPr>
          <w:rFonts w:ascii="Times New Roman" w:hAnsi="Times New Roman" w:cs="Times New Roman"/>
          <w:iCs/>
          <w:sz w:val="24"/>
        </w:rPr>
        <w:t xml:space="preserve">from </w:t>
      </w:r>
      <w:r w:rsidR="0057512C" w:rsidRPr="007F3B3D">
        <w:rPr>
          <w:rFonts w:ascii="Times New Roman" w:hAnsi="Times New Roman" w:cs="Times New Roman"/>
          <w:b/>
          <w:iCs/>
          <w:sz w:val="24"/>
        </w:rPr>
        <w:t>Fig</w:t>
      </w:r>
      <w:r w:rsidR="00F7638B" w:rsidRPr="007F3B3D">
        <w:rPr>
          <w:rFonts w:ascii="Times New Roman" w:hAnsi="Times New Roman" w:cs="Times New Roman"/>
          <w:b/>
          <w:iCs/>
          <w:sz w:val="24"/>
        </w:rPr>
        <w:t>.</w:t>
      </w:r>
      <w:r w:rsidR="0057512C" w:rsidRPr="007F3B3D">
        <w:rPr>
          <w:rFonts w:ascii="Times New Roman" w:hAnsi="Times New Roman" w:cs="Times New Roman"/>
          <w:b/>
          <w:iCs/>
          <w:sz w:val="24"/>
        </w:rPr>
        <w:t xml:space="preserve"> 3A, B</w:t>
      </w:r>
      <w:r w:rsidR="0057512C" w:rsidRPr="007F3B3D">
        <w:rPr>
          <w:rFonts w:ascii="Times New Roman" w:hAnsi="Times New Roman" w:cs="Times New Roman"/>
          <w:iCs/>
          <w:sz w:val="24"/>
        </w:rPr>
        <w:t xml:space="preserve">. </w:t>
      </w:r>
      <w:r w:rsidR="008F7922" w:rsidRPr="007F3B3D">
        <w:rPr>
          <w:rFonts w:ascii="Times New Roman" w:hAnsi="Times New Roman" w:cs="Times New Roman"/>
          <w:iCs/>
          <w:sz w:val="24"/>
        </w:rPr>
        <w:t xml:space="preserve">Meanwhile, we observed </w:t>
      </w:r>
      <w:r w:rsidR="00BC419A" w:rsidRPr="007F3B3D">
        <w:rPr>
          <w:rFonts w:ascii="Times New Roman" w:hAnsi="Times New Roman" w:cs="Times New Roman"/>
          <w:iCs/>
          <w:sz w:val="24"/>
        </w:rPr>
        <w:t xml:space="preserve">samples </w:t>
      </w:r>
      <w:r w:rsidR="008F7922" w:rsidRPr="007F3B3D">
        <w:rPr>
          <w:rFonts w:ascii="Times New Roman" w:hAnsi="Times New Roman" w:cs="Times New Roman"/>
          <w:iCs/>
          <w:sz w:val="24"/>
        </w:rPr>
        <w:t xml:space="preserve">significantly clustered </w:t>
      </w:r>
      <w:r w:rsidR="00BC419A" w:rsidRPr="007F3B3D">
        <w:rPr>
          <w:rFonts w:ascii="Times New Roman" w:hAnsi="Times New Roman" w:cs="Times New Roman"/>
          <w:iCs/>
          <w:sz w:val="24"/>
        </w:rPr>
        <w:t>based on mice</w:t>
      </w:r>
      <w:r w:rsidR="008F7922" w:rsidRPr="007F3B3D">
        <w:rPr>
          <w:rFonts w:ascii="Times New Roman" w:hAnsi="Times New Roman" w:cs="Times New Roman"/>
          <w:iCs/>
          <w:sz w:val="24"/>
        </w:rPr>
        <w:t xml:space="preserve"> genotype</w:t>
      </w:r>
      <w:r w:rsidR="00F7638B" w:rsidRPr="007F3B3D">
        <w:rPr>
          <w:rFonts w:ascii="Times New Roman" w:hAnsi="Times New Roman" w:cs="Times New Roman"/>
          <w:iCs/>
          <w:sz w:val="24"/>
        </w:rPr>
        <w:t xml:space="preserve"> </w:t>
      </w:r>
      <w:r w:rsidR="009B56CC" w:rsidRPr="007F3B3D">
        <w:rPr>
          <w:rFonts w:ascii="Times New Roman" w:hAnsi="Times New Roman" w:cs="Times New Roman"/>
          <w:iCs/>
          <w:sz w:val="24"/>
        </w:rPr>
        <w:t>(</w:t>
      </w:r>
      <w:r w:rsidR="00F7638B" w:rsidRPr="007F3B3D">
        <w:rPr>
          <w:rFonts w:ascii="Times New Roman" w:hAnsi="Times New Roman" w:cs="Times New Roman"/>
          <w:b/>
          <w:iCs/>
          <w:sz w:val="24"/>
        </w:rPr>
        <w:t>Fig. 6 A-D</w:t>
      </w:r>
      <w:r w:rsidR="009B56CC" w:rsidRPr="007F3B3D">
        <w:rPr>
          <w:rFonts w:ascii="Times New Roman" w:hAnsi="Times New Roman" w:cs="Times New Roman"/>
          <w:b/>
          <w:iCs/>
          <w:sz w:val="24"/>
        </w:rPr>
        <w:t>)</w:t>
      </w:r>
      <w:r w:rsidR="00F7638B" w:rsidRPr="007F3B3D">
        <w:rPr>
          <w:rFonts w:ascii="Times New Roman" w:hAnsi="Times New Roman" w:cs="Times New Roman"/>
          <w:iCs/>
          <w:sz w:val="24"/>
        </w:rPr>
        <w:t>.</w:t>
      </w:r>
      <w:r w:rsidR="009B56CC" w:rsidRPr="007F3B3D">
        <w:rPr>
          <w:rFonts w:ascii="Times New Roman" w:hAnsi="Times New Roman" w:cs="Times New Roman"/>
          <w:iCs/>
          <w:sz w:val="24"/>
        </w:rPr>
        <w:t xml:space="preserve"> Indeed, we discovered bacterial composition variance at the beginning of experiments after 2-week microbiome stabilization phase. These findings provide evidence to improve future microbiome study to set up baseline microbiota using antibiotic treatments and germ-free mice model</w:t>
      </w:r>
      <w:r w:rsidR="009B56CC" w:rsidRPr="007F3B3D">
        <w:rPr>
          <w:rFonts w:ascii="Times New Roman" w:hAnsi="Times New Roman" w:cs="Times New Roman"/>
          <w:iCs/>
          <w:sz w:val="24"/>
        </w:rPr>
        <w:fldChar w:fldCharType="begin">
          <w:fldData xml:space="preserve">PEVuZE5vdGU+PENpdGU+PEF1dGhvcj5MdW5kYmVyZzwvQXV0aG9yPjxZZWFyPjIwMTY8L1llYXI+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</w:fldData>
        </w:fldChar>
      </w:r>
      <w:r w:rsidR="00334E86" w:rsidRPr="007F3B3D">
        <w:rPr>
          <w:rFonts w:ascii="Times New Roman" w:hAnsi="Times New Roman" w:cs="Times New Roman"/>
          <w:iCs/>
          <w:sz w:val="24"/>
        </w:rPr>
        <w:instrText xml:space="preserve"> ADDIN EN.CITE </w:instrText>
      </w:r>
      <w:r w:rsidR="00334E86" w:rsidRPr="007F3B3D">
        <w:rPr>
          <w:rFonts w:ascii="Times New Roman" w:hAnsi="Times New Roman" w:cs="Times New Roman"/>
          <w:iCs/>
          <w:sz w:val="24"/>
        </w:rPr>
        <w:fldChar w:fldCharType="begin">
          <w:fldData xml:space="preserve">PEVuZE5vdGU+PENpdGU+PEF1dGhvcj5MdW5kYmVyZzwvQXV0aG9yPjxZZWFyPjIwMTY8L1llYXI+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</w:fldData>
        </w:fldChar>
      </w:r>
      <w:r w:rsidR="00334E86" w:rsidRPr="007F3B3D">
        <w:rPr>
          <w:rFonts w:ascii="Times New Roman" w:hAnsi="Times New Roman" w:cs="Times New Roman"/>
          <w:iCs/>
          <w:sz w:val="24"/>
        </w:rPr>
        <w:instrText xml:space="preserve"> ADDIN EN.CITE.DATA </w:instrText>
      </w:r>
      <w:r w:rsidR="00334E86" w:rsidRPr="007F3B3D">
        <w:rPr>
          <w:rFonts w:ascii="Times New Roman" w:hAnsi="Times New Roman" w:cs="Times New Roman"/>
          <w:iCs/>
          <w:sz w:val="24"/>
        </w:rPr>
      </w:r>
      <w:r w:rsidR="00334E86" w:rsidRPr="007F3B3D">
        <w:rPr>
          <w:rFonts w:ascii="Times New Roman" w:hAnsi="Times New Roman" w:cs="Times New Roman"/>
          <w:iCs/>
          <w:sz w:val="24"/>
        </w:rPr>
        <w:fldChar w:fldCharType="end"/>
      </w:r>
      <w:r w:rsidR="009B56CC" w:rsidRPr="007F3B3D">
        <w:rPr>
          <w:rFonts w:ascii="Times New Roman" w:hAnsi="Times New Roman" w:cs="Times New Roman"/>
          <w:iCs/>
          <w:sz w:val="24"/>
        </w:rPr>
      </w:r>
      <w:r w:rsidR="009B56CC" w:rsidRPr="007F3B3D">
        <w:rPr>
          <w:rFonts w:ascii="Times New Roman" w:hAnsi="Times New Roman" w:cs="Times New Roman"/>
          <w:iCs/>
          <w:sz w:val="24"/>
        </w:rPr>
        <w:fldChar w:fldCharType="separate"/>
      </w:r>
      <w:r w:rsidR="00334E86" w:rsidRPr="007F3B3D">
        <w:rPr>
          <w:rFonts w:ascii="Times New Roman" w:hAnsi="Times New Roman" w:cs="Times New Roman"/>
          <w:iCs/>
          <w:noProof/>
          <w:sz w:val="24"/>
        </w:rPr>
        <w:t>(Lundberg, Toft, August, Hansen, &amp; Hansen, 2016)</w:t>
      </w:r>
      <w:r w:rsidR="009B56CC" w:rsidRPr="007F3B3D">
        <w:rPr>
          <w:rFonts w:ascii="Times New Roman" w:hAnsi="Times New Roman" w:cs="Times New Roman"/>
          <w:iCs/>
          <w:sz w:val="24"/>
        </w:rPr>
        <w:fldChar w:fldCharType="end"/>
      </w:r>
      <w:r w:rsidR="009B56CC" w:rsidRPr="007F3B3D">
        <w:rPr>
          <w:rFonts w:ascii="Times New Roman" w:hAnsi="Times New Roman" w:cs="Times New Roman"/>
          <w:iCs/>
          <w:sz w:val="24"/>
        </w:rPr>
        <w:t>.</w:t>
      </w:r>
      <w:r w:rsidR="00F7638B" w:rsidRPr="007F3B3D">
        <w:rPr>
          <w:rFonts w:ascii="Times New Roman" w:hAnsi="Times New Roman" w:cs="Times New Roman"/>
          <w:iCs/>
          <w:sz w:val="24"/>
        </w:rPr>
        <w:t xml:space="preserve"> </w:t>
      </w:r>
    </w:p>
    <w:p w14:paraId="392BEBBC" w14:textId="0CD2C04C" w:rsidR="00E65298" w:rsidRDefault="00E65298" w:rsidP="000B4D88">
      <w:pPr>
        <w:pStyle w:val="1"/>
      </w:pPr>
      <w:bookmarkStart w:id="80" w:name="_Toc69294836"/>
      <w:bookmarkStart w:id="81" w:name="_Toc76818032"/>
      <w:r w:rsidRPr="007F3B3D">
        <w:t>Acknowledgements</w:t>
      </w:r>
      <w:bookmarkEnd w:id="80"/>
      <w:bookmarkEnd w:id="81"/>
    </w:p>
    <w:p w14:paraId="0C27EDB8" w14:textId="77777777" w:rsidR="000B4D88" w:rsidRPr="000B4D88" w:rsidRDefault="000B4D88" w:rsidP="000B4D88"/>
    <w:p w14:paraId="7ECEDECA" w14:textId="1C43777D" w:rsidR="00B56B8A" w:rsidRPr="00B56B8A" w:rsidRDefault="003E37DB" w:rsidP="002B3CAB">
      <w:pPr>
        <w:autoSpaceDE w:val="0"/>
        <w:autoSpaceDN w:val="0"/>
        <w:adjustRightInd w:val="0"/>
        <w:spacing w:line="480" w:lineRule="auto"/>
        <w:rPr>
          <w:rFonts w:ascii="Times New Roman" w:hAnsi="Times New Roman" w:cs="Times New Roman"/>
        </w:rPr>
      </w:pPr>
      <w:r w:rsidRPr="007F3B3D">
        <w:rPr>
          <w:rFonts w:ascii="Times New Roman" w:hAnsi="Times New Roman" w:cs="Times New Roman"/>
          <w:sz w:val="24"/>
        </w:rPr>
        <w:t xml:space="preserve">We thank </w:t>
      </w:r>
      <w:r w:rsidR="0007608E" w:rsidRPr="007F3B3D">
        <w:rPr>
          <w:rFonts w:ascii="Times New Roman" w:hAnsi="Times New Roman" w:cs="Times New Roman"/>
          <w:sz w:val="24"/>
        </w:rPr>
        <w:t xml:space="preserve">Dr. Min Tu and Dr. </w:t>
      </w:r>
      <w:proofErr w:type="spellStart"/>
      <w:r w:rsidR="0007608E" w:rsidRPr="007F3B3D">
        <w:rPr>
          <w:rFonts w:ascii="Times New Roman" w:hAnsi="Times New Roman" w:cs="Times New Roman"/>
          <w:sz w:val="24"/>
        </w:rPr>
        <w:t>Dibyendu</w:t>
      </w:r>
      <w:proofErr w:type="spellEnd"/>
      <w:r w:rsidR="0007608E" w:rsidRPr="007F3B3D">
        <w:rPr>
          <w:rFonts w:ascii="Times New Roman" w:hAnsi="Times New Roman" w:cs="Times New Roman"/>
          <w:sz w:val="24"/>
        </w:rPr>
        <w:t xml:space="preserve"> Kumar from Waksman Institute of Microbiology, Rutgers University for the help of 16s rRNA sample preparation and sequencing. We also thank </w:t>
      </w:r>
      <w:r w:rsidR="00B7258F" w:rsidRPr="007F3B3D">
        <w:rPr>
          <w:rFonts w:ascii="Times New Roman" w:hAnsi="Times New Roman" w:cs="Times New Roman"/>
          <w:sz w:val="24"/>
        </w:rPr>
        <w:t xml:space="preserve">all </w:t>
      </w:r>
      <w:r w:rsidR="00B7258F" w:rsidRPr="00B56B8A">
        <w:rPr>
          <w:rFonts w:ascii="Times New Roman" w:hAnsi="Times New Roman" w:cs="Times New Roman"/>
          <w:sz w:val="24"/>
        </w:rPr>
        <w:t xml:space="preserve">members </w:t>
      </w:r>
      <w:r w:rsidR="00B56B8A" w:rsidRPr="00B56B8A">
        <w:rPr>
          <w:rFonts w:ascii="Times New Roman" w:hAnsi="Times New Roman" w:cs="Times New Roman"/>
        </w:rPr>
        <w:t>of Dr. Kong’s laboratory for their invaluable support and technical assistance. This work was supported in part by institutional funds and by R01 AT009152 from the National Center for Complementary and Integrative Health (NCCIH) and R01 CA200129, from the National Cancer Institute (NCI).</w:t>
      </w:r>
    </w:p>
    <w:p w14:paraId="4650AC45" w14:textId="77777777" w:rsidR="00B56B8A" w:rsidRDefault="00B56B8A" w:rsidP="002B3CAB">
      <w:pPr>
        <w:autoSpaceDE w:val="0"/>
        <w:autoSpaceDN w:val="0"/>
        <w:adjustRightInd w:val="0"/>
        <w:spacing w:line="480" w:lineRule="auto"/>
        <w:rPr>
          <w:rFonts w:ascii="Times New Roman" w:hAnsi="Times New Roman" w:cs="Times New Roman"/>
          <w:b/>
        </w:rPr>
      </w:pPr>
    </w:p>
    <w:p w14:paraId="1B279978" w14:textId="77777777" w:rsidR="0007608E" w:rsidRPr="007F3B3D" w:rsidRDefault="0007608E" w:rsidP="0007608E">
      <w:pPr>
        <w:spacing w:line="360" w:lineRule="auto"/>
        <w:rPr>
          <w:rFonts w:ascii="Times New Roman" w:hAnsi="Times New Roman" w:cs="Times New Roman"/>
          <w:b/>
          <w:sz w:val="24"/>
        </w:rPr>
      </w:pPr>
    </w:p>
    <w:p w14:paraId="4F1457D3" w14:textId="48B3725B" w:rsidR="0007608E" w:rsidRDefault="0007608E" w:rsidP="000B4D88">
      <w:pPr>
        <w:pStyle w:val="1"/>
      </w:pPr>
      <w:bookmarkStart w:id="82" w:name="_Toc69294837"/>
      <w:bookmarkStart w:id="83" w:name="_Toc76818033"/>
      <w:r w:rsidRPr="007F3B3D">
        <w:t>Conflict of Interest States</w:t>
      </w:r>
      <w:bookmarkEnd w:id="82"/>
      <w:bookmarkEnd w:id="83"/>
    </w:p>
    <w:p w14:paraId="2736F31D" w14:textId="77777777" w:rsidR="000B4D88" w:rsidRPr="000B4D88" w:rsidRDefault="000B4D88" w:rsidP="000B4D88"/>
    <w:p w14:paraId="488B63CC" w14:textId="77777777" w:rsidR="007F3B3D" w:rsidRDefault="0007608E" w:rsidP="00301A0C">
      <w:pPr>
        <w:spacing w:line="360" w:lineRule="auto"/>
        <w:rPr>
          <w:rFonts w:ascii="Times New Roman" w:hAnsi="Times New Roman" w:cs="Times New Roman"/>
          <w:sz w:val="24"/>
        </w:rPr>
      </w:pPr>
      <w:r w:rsidRPr="007F3B3D">
        <w:rPr>
          <w:rFonts w:ascii="Times New Roman" w:hAnsi="Times New Roman" w:cs="Times New Roman"/>
          <w:sz w:val="24"/>
        </w:rPr>
        <w:t>The authors declare no conflict of interest.</w:t>
      </w:r>
    </w:p>
    <w:p w14:paraId="726044B0" w14:textId="77777777" w:rsidR="007F3B3D" w:rsidRDefault="007F3B3D" w:rsidP="007F3B3D">
      <w:pPr>
        <w:spacing w:line="360" w:lineRule="auto"/>
        <w:rPr>
          <w:rFonts w:ascii="Times New Roman" w:hAnsi="Times New Roman" w:cs="Times New Roman"/>
          <w:b/>
          <w:sz w:val="24"/>
        </w:rPr>
      </w:pPr>
    </w:p>
    <w:p w14:paraId="7038DE96" w14:textId="7E0F9401" w:rsidR="007F3B3D" w:rsidRDefault="007F3B3D" w:rsidP="000B4D88">
      <w:pPr>
        <w:pStyle w:val="1"/>
      </w:pPr>
      <w:bookmarkStart w:id="84" w:name="_Toc69294838"/>
      <w:bookmarkStart w:id="85" w:name="_Toc76818034"/>
      <w:r w:rsidRPr="007F3B3D">
        <w:t>Data availability statement</w:t>
      </w:r>
      <w:bookmarkEnd w:id="84"/>
      <w:bookmarkEnd w:id="85"/>
    </w:p>
    <w:p w14:paraId="36ADE83E" w14:textId="77777777" w:rsidR="000B4D88" w:rsidRPr="000B4D88" w:rsidRDefault="000B4D88" w:rsidP="000B4D88"/>
    <w:p w14:paraId="4791AD2E" w14:textId="78B0CDE6" w:rsidR="006C4C9C" w:rsidRPr="007F3B3D" w:rsidRDefault="007F3B3D" w:rsidP="007F3B3D">
      <w:pPr>
        <w:spacing w:line="360" w:lineRule="auto"/>
        <w:rPr>
          <w:rFonts w:ascii="Times New Roman" w:hAnsi="Times New Roman" w:cs="Times New Roman"/>
          <w:sz w:val="24"/>
        </w:rPr>
      </w:pPr>
      <w:r w:rsidRPr="007F3B3D">
        <w:rPr>
          <w:rFonts w:ascii="Times New Roman" w:hAnsi="Times New Roman" w:cs="Times New Roman"/>
          <w:sz w:val="24"/>
        </w:rPr>
        <w:t>The datasets used and/or analyzed during the current study are available from the corresponding author.</w:t>
      </w:r>
      <w:r w:rsidR="00665291">
        <w:rPr>
          <w:rFonts w:ascii="Times New Roman" w:hAnsi="Times New Roman" w:cs="Times New Roman"/>
          <w:sz w:val="24"/>
        </w:rPr>
        <w:t xml:space="preserve"> [ NIH mandates data sharing by depositing to a public domain?]</w:t>
      </w:r>
      <w:r w:rsidR="006C4C9C" w:rsidRPr="007F3B3D">
        <w:rPr>
          <w:rFonts w:ascii="Times New Roman" w:hAnsi="Times New Roman" w:cs="Times New Roman"/>
          <w:sz w:val="24"/>
        </w:rPr>
        <w:br w:type="page"/>
      </w:r>
    </w:p>
    <w:p w14:paraId="6066C735" w14:textId="301598BF" w:rsidR="00E64E04" w:rsidRPr="007F3B3D" w:rsidRDefault="00FD780D" w:rsidP="000B4D88">
      <w:pPr>
        <w:pStyle w:val="1"/>
      </w:pPr>
      <w:bookmarkStart w:id="86" w:name="_Toc69294839"/>
      <w:bookmarkStart w:id="87" w:name="_Toc76818035"/>
      <w:r w:rsidRPr="007F3B3D">
        <w:lastRenderedPageBreak/>
        <w:t>Legend</w:t>
      </w:r>
      <w:bookmarkEnd w:id="86"/>
      <w:bookmarkEnd w:id="87"/>
    </w:p>
    <w:p w14:paraId="61F5297F" w14:textId="2FCC7F26" w:rsidR="00FD780D" w:rsidRDefault="00FD780D" w:rsidP="000B4D88">
      <w:pPr>
        <w:pStyle w:val="2"/>
      </w:pPr>
      <w:bookmarkStart w:id="88" w:name="_Toc76818036"/>
      <w:r w:rsidRPr="007F3B3D">
        <w:t>Figures</w:t>
      </w:r>
      <w:bookmarkEnd w:id="88"/>
    </w:p>
    <w:p w14:paraId="5336929F" w14:textId="77777777" w:rsidR="000B4D88" w:rsidRPr="000B4D88" w:rsidRDefault="000B4D88" w:rsidP="000B4D88"/>
    <w:p w14:paraId="1545E6E6" w14:textId="09BE9922" w:rsidR="00670096" w:rsidRPr="007F3B3D" w:rsidRDefault="00670096" w:rsidP="007C1DCC">
      <w:pPr>
        <w:spacing w:line="360" w:lineRule="auto"/>
        <w:rPr>
          <w:rFonts w:ascii="Times New Roman" w:hAnsi="Times New Roman" w:cs="Times New Roman"/>
          <w:sz w:val="24"/>
          <w:szCs w:val="24"/>
        </w:rPr>
      </w:pPr>
      <w:r w:rsidRPr="007F3B3D">
        <w:rPr>
          <w:rFonts w:ascii="Times New Roman" w:hAnsi="Times New Roman" w:cs="Times New Roman"/>
          <w:b/>
          <w:sz w:val="24"/>
          <w:szCs w:val="24"/>
        </w:rPr>
        <w:t xml:space="preserve">Figure 1. </w:t>
      </w:r>
      <w:r w:rsidRPr="007F3B3D">
        <w:rPr>
          <w:rFonts w:ascii="Times New Roman" w:hAnsi="Times New Roman" w:cs="Times New Roman"/>
          <w:sz w:val="24"/>
          <w:szCs w:val="24"/>
        </w:rPr>
        <w:t>Experimental designs and 16s rRNA metagenomics summary</w:t>
      </w:r>
      <w:r w:rsidR="004B389C">
        <w:rPr>
          <w:rFonts w:ascii="Times New Roman" w:hAnsi="Times New Roman" w:cs="Times New Roman"/>
          <w:sz w:val="24"/>
          <w:szCs w:val="24"/>
        </w:rPr>
        <w:t xml:space="preserve">. </w:t>
      </w:r>
      <w:r w:rsidRPr="004B389C">
        <w:rPr>
          <w:rFonts w:ascii="Times New Roman" w:hAnsi="Times New Roman" w:cs="Times New Roman"/>
          <w:b/>
          <w:bCs/>
          <w:sz w:val="24"/>
          <w:szCs w:val="24"/>
        </w:rPr>
        <w:t>A</w:t>
      </w:r>
      <w:r w:rsidRPr="007F3B3D">
        <w:rPr>
          <w:rFonts w:ascii="Times New Roman" w:hAnsi="Times New Roman" w:cs="Times New Roman"/>
          <w:sz w:val="24"/>
          <w:szCs w:val="24"/>
        </w:rPr>
        <w:t xml:space="preserve">. Experimental design. </w:t>
      </w:r>
      <w:r w:rsidRPr="004B389C">
        <w:rPr>
          <w:rFonts w:ascii="Times New Roman" w:hAnsi="Times New Roman" w:cs="Times New Roman"/>
          <w:b/>
          <w:bCs/>
          <w:sz w:val="24"/>
          <w:szCs w:val="24"/>
        </w:rPr>
        <w:t>B</w:t>
      </w:r>
      <w:r w:rsidRPr="007F3B3D">
        <w:rPr>
          <w:rFonts w:ascii="Times New Roman" w:hAnsi="Times New Roman" w:cs="Times New Roman"/>
          <w:sz w:val="24"/>
          <w:szCs w:val="24"/>
        </w:rPr>
        <w:t xml:space="preserve">. Sequence depth. </w:t>
      </w:r>
      <w:r w:rsidRPr="004B389C">
        <w:rPr>
          <w:rFonts w:ascii="Times New Roman" w:hAnsi="Times New Roman" w:cs="Times New Roman"/>
          <w:b/>
          <w:bCs/>
          <w:sz w:val="24"/>
          <w:szCs w:val="24"/>
        </w:rPr>
        <w:t>C</w:t>
      </w:r>
      <w:r w:rsidRPr="007F3B3D">
        <w:rPr>
          <w:rFonts w:ascii="Times New Roman" w:hAnsi="Times New Roman" w:cs="Times New Roman"/>
          <w:sz w:val="24"/>
          <w:szCs w:val="24"/>
        </w:rPr>
        <w:t>. OTUs annotated based on reference genome.</w:t>
      </w:r>
    </w:p>
    <w:p w14:paraId="7031A89D" w14:textId="62A5FACA" w:rsidR="00100660" w:rsidRDefault="00670096" w:rsidP="007C1DCC">
      <w:pPr>
        <w:spacing w:line="360" w:lineRule="auto"/>
        <w:rPr>
          <w:rFonts w:ascii="Times New Roman" w:hAnsi="Times New Roman" w:cs="Times New Roman"/>
          <w:sz w:val="24"/>
          <w:szCs w:val="24"/>
        </w:rPr>
      </w:pPr>
      <w:r w:rsidRPr="007F3B3D">
        <w:rPr>
          <w:rFonts w:ascii="Times New Roman" w:hAnsi="Times New Roman" w:cs="Times New Roman"/>
          <w:b/>
          <w:sz w:val="24"/>
          <w:szCs w:val="24"/>
        </w:rPr>
        <w:t>Figure 2</w:t>
      </w:r>
      <w:r w:rsidRPr="007F3B3D">
        <w:rPr>
          <w:rFonts w:ascii="Times New Roman" w:hAnsi="Times New Roman" w:cs="Times New Roman"/>
          <w:sz w:val="24"/>
          <w:szCs w:val="24"/>
        </w:rPr>
        <w:t xml:space="preserve">. </w:t>
      </w:r>
      <w:r w:rsidR="00100660">
        <w:rPr>
          <w:rFonts w:ascii="Times New Roman" w:hAnsi="Times New Roman" w:cs="Times New Roman"/>
          <w:sz w:val="24"/>
          <w:szCs w:val="24"/>
        </w:rPr>
        <w:t xml:space="preserve">The Shannon index of </w:t>
      </w:r>
      <w:r w:rsidR="00966AEA">
        <w:rPr>
          <w:rFonts w:ascii="Times New Roman" w:hAnsi="Times New Roman" w:cs="Times New Roman"/>
          <w:sz w:val="24"/>
          <w:szCs w:val="24"/>
        </w:rPr>
        <w:t>all samples as measurement of alpha diversity.</w:t>
      </w:r>
      <w:r w:rsidR="00966AEA" w:rsidRPr="00966AEA">
        <w:rPr>
          <w:rFonts w:asciiTheme="minorHAnsi" w:hAnsi="Calibri"/>
          <w:color w:val="000000" w:themeColor="text1"/>
          <w:kern w:val="24"/>
        </w:rPr>
        <w:t xml:space="preserve"> </w:t>
      </w:r>
      <w:r w:rsidR="00966AEA" w:rsidRPr="00966AEA">
        <w:rPr>
          <w:rFonts w:ascii="Times New Roman" w:hAnsi="Times New Roman" w:cs="Times New Roman"/>
          <w:sz w:val="24"/>
          <w:szCs w:val="24"/>
        </w:rPr>
        <w:t xml:space="preserve">The means and SEM are plotted here. </w:t>
      </w:r>
    </w:p>
    <w:p w14:paraId="1C121A6E" w14:textId="2A4B0812" w:rsidR="005706A0" w:rsidRDefault="00670096" w:rsidP="007C1DCC">
      <w:pPr>
        <w:spacing w:line="360" w:lineRule="auto"/>
        <w:rPr>
          <w:rFonts w:ascii="Times New Roman" w:hAnsi="Times New Roman" w:cs="Times New Roman"/>
          <w:sz w:val="24"/>
          <w:szCs w:val="24"/>
        </w:rPr>
      </w:pPr>
      <w:r w:rsidRPr="007F3B3D">
        <w:rPr>
          <w:rFonts w:ascii="Times New Roman" w:hAnsi="Times New Roman" w:cs="Times New Roman"/>
          <w:b/>
          <w:sz w:val="24"/>
          <w:szCs w:val="24"/>
        </w:rPr>
        <w:t>Figure 3</w:t>
      </w:r>
      <w:r w:rsidRPr="007F3B3D">
        <w:rPr>
          <w:rFonts w:ascii="Times New Roman" w:hAnsi="Times New Roman" w:cs="Times New Roman"/>
          <w:sz w:val="24"/>
          <w:szCs w:val="24"/>
        </w:rPr>
        <w:t>.</w:t>
      </w:r>
      <w:r w:rsidR="005706A0">
        <w:rPr>
          <w:rFonts w:ascii="Times New Roman" w:hAnsi="Times New Roman" w:cs="Times New Roman"/>
          <w:sz w:val="24"/>
          <w:szCs w:val="24"/>
        </w:rPr>
        <w:t xml:space="preserve"> </w:t>
      </w:r>
      <w:r w:rsidR="005706A0" w:rsidRPr="005706A0">
        <w:rPr>
          <w:rFonts w:ascii="Times New Roman" w:hAnsi="Times New Roman" w:cs="Times New Roman"/>
          <w:sz w:val="24"/>
          <w:szCs w:val="24"/>
        </w:rPr>
        <w:t>Biplot</w:t>
      </w:r>
      <w:r w:rsidR="005706A0">
        <w:rPr>
          <w:rFonts w:ascii="Times New Roman" w:hAnsi="Times New Roman" w:cs="Times New Roman"/>
          <w:sz w:val="24"/>
          <w:szCs w:val="24"/>
        </w:rPr>
        <w:t>s</w:t>
      </w:r>
      <w:r w:rsidR="005706A0" w:rsidRPr="005706A0">
        <w:rPr>
          <w:rFonts w:ascii="Times New Roman" w:hAnsi="Times New Roman" w:cs="Times New Roman"/>
          <w:sz w:val="24"/>
          <w:szCs w:val="24"/>
        </w:rPr>
        <w:t xml:space="preserve"> of samples by PCA results using relative abundance of </w:t>
      </w:r>
      <w:r w:rsidR="005706A0">
        <w:rPr>
          <w:rFonts w:ascii="Times New Roman" w:hAnsi="Times New Roman" w:cs="Times New Roman"/>
          <w:sz w:val="24"/>
          <w:szCs w:val="24"/>
        </w:rPr>
        <w:t xml:space="preserve">different bacterial classes. The arrows represent direction of increase of the top 5 bacteria. </w:t>
      </w:r>
      <w:r w:rsidR="005706A0" w:rsidRPr="005706A0">
        <w:rPr>
          <w:rFonts w:ascii="Times New Roman" w:hAnsi="Times New Roman" w:cs="Times New Roman"/>
          <w:sz w:val="24"/>
          <w:szCs w:val="24"/>
        </w:rPr>
        <w:t xml:space="preserve">Circles represent </w:t>
      </w:r>
      <w:r w:rsidR="005706A0">
        <w:rPr>
          <w:rFonts w:ascii="Times New Roman" w:hAnsi="Times New Roman" w:cs="Times New Roman"/>
          <w:sz w:val="24"/>
          <w:szCs w:val="24"/>
        </w:rPr>
        <w:t>samples from week 0, s</w:t>
      </w:r>
      <w:r w:rsidR="005706A0" w:rsidRPr="005706A0">
        <w:rPr>
          <w:rFonts w:ascii="Times New Roman" w:hAnsi="Times New Roman" w:cs="Times New Roman"/>
          <w:sz w:val="24"/>
          <w:szCs w:val="24"/>
        </w:rPr>
        <w:t>quares</w:t>
      </w:r>
      <w:r w:rsidR="005706A0">
        <w:rPr>
          <w:rFonts w:ascii="Times New Roman" w:hAnsi="Times New Roman" w:cs="Times New Roman"/>
          <w:sz w:val="24"/>
          <w:szCs w:val="24"/>
        </w:rPr>
        <w:t xml:space="preserve"> represent samples from week 1, and diamonds represent samples from week 4 for both WT and KO groups. A. </w:t>
      </w:r>
      <w:r w:rsidR="005706A0" w:rsidRPr="005706A0">
        <w:rPr>
          <w:rFonts w:ascii="Times New Roman" w:hAnsi="Times New Roman" w:cs="Times New Roman"/>
          <w:sz w:val="24"/>
          <w:szCs w:val="24"/>
        </w:rPr>
        <w:t>Phylum</w:t>
      </w:r>
      <w:r w:rsidR="005706A0">
        <w:rPr>
          <w:rFonts w:ascii="Times New Roman" w:hAnsi="Times New Roman" w:cs="Times New Roman"/>
          <w:sz w:val="24"/>
          <w:szCs w:val="24"/>
        </w:rPr>
        <w:t>. B. Classes. C. Genus. D. Species.</w:t>
      </w:r>
    </w:p>
    <w:p w14:paraId="7908E4DC" w14:textId="19224BD9" w:rsidR="007F6D82" w:rsidRPr="007F3B3D" w:rsidRDefault="00FA5B27" w:rsidP="007C1DCC">
      <w:pPr>
        <w:spacing w:line="360" w:lineRule="auto"/>
        <w:rPr>
          <w:rFonts w:ascii="Times New Roman" w:hAnsi="Times New Roman" w:cs="Times New Roman"/>
          <w:sz w:val="24"/>
          <w:szCs w:val="24"/>
        </w:rPr>
      </w:pPr>
      <w:r w:rsidRPr="007F3B3D">
        <w:rPr>
          <w:rFonts w:ascii="Times New Roman" w:hAnsi="Times New Roman" w:cs="Times New Roman"/>
          <w:b/>
          <w:sz w:val="24"/>
          <w:szCs w:val="24"/>
        </w:rPr>
        <w:t>Figure 4</w:t>
      </w:r>
      <w:r w:rsidRPr="007F3B3D">
        <w:rPr>
          <w:rFonts w:ascii="Times New Roman" w:hAnsi="Times New Roman" w:cs="Times New Roman"/>
          <w:sz w:val="24"/>
          <w:szCs w:val="24"/>
        </w:rPr>
        <w:t>.</w:t>
      </w:r>
      <w:r w:rsidRPr="007F3B3D">
        <w:rPr>
          <w:rFonts w:ascii="Times New Roman" w:hAnsi="Times New Roman" w:cs="Times New Roman"/>
          <w:b/>
          <w:sz w:val="24"/>
          <w:szCs w:val="24"/>
        </w:rPr>
        <w:t xml:space="preserve"> </w:t>
      </w:r>
      <w:r w:rsidRPr="007F3B3D">
        <w:rPr>
          <w:rFonts w:ascii="Times New Roman" w:hAnsi="Times New Roman" w:cs="Times New Roman" w:hint="eastAsia"/>
          <w:sz w:val="24"/>
          <w:szCs w:val="24"/>
        </w:rPr>
        <w:t>Comparison of microbio</w:t>
      </w:r>
      <w:r w:rsidR="00795FBB">
        <w:rPr>
          <w:rFonts w:ascii="Times New Roman" w:hAnsi="Times New Roman" w:cs="Times New Roman"/>
          <w:sz w:val="24"/>
          <w:szCs w:val="24"/>
        </w:rPr>
        <w:t>me</w:t>
      </w:r>
      <w:r w:rsidRPr="007F3B3D">
        <w:rPr>
          <w:rFonts w:ascii="Times New Roman" w:hAnsi="Times New Roman" w:cs="Times New Roman" w:hint="eastAsia"/>
          <w:sz w:val="24"/>
          <w:szCs w:val="24"/>
        </w:rPr>
        <w:t xml:space="preserve"> differences between before (Week 0</w:t>
      </w:r>
      <w:r w:rsidRPr="007F3B3D">
        <w:rPr>
          <w:rFonts w:ascii="Times New Roman" w:hAnsi="Times New Roman" w:cs="Times New Roman"/>
          <w:sz w:val="24"/>
          <w:szCs w:val="24"/>
        </w:rPr>
        <w:t xml:space="preserve"> </w:t>
      </w:r>
      <w:r w:rsidRPr="007F3B3D">
        <w:rPr>
          <w:rFonts w:ascii="Times New Roman" w:hAnsi="Times New Roman" w:cs="Times New Roman" w:hint="eastAsia"/>
          <w:sz w:val="24"/>
          <w:szCs w:val="24"/>
        </w:rPr>
        <w:t xml:space="preserve">in red) and after treatment (week 1 or week 4 in green) in the control group, analyzed by </w:t>
      </w:r>
      <w:r w:rsidRPr="00164BDE">
        <w:rPr>
          <w:rFonts w:ascii="Times New Roman" w:hAnsi="Times New Roman" w:cs="Times New Roman"/>
          <w:sz w:val="24"/>
          <w:szCs w:val="24"/>
        </w:rPr>
        <w:t>Linear discriminant analysis Effect Size</w:t>
      </w:r>
      <w:r w:rsidRPr="00164BDE">
        <w:rPr>
          <w:rFonts w:ascii="Times New Roman" w:hAnsi="Times New Roman" w:cs="Times New Roman" w:hint="eastAsia"/>
          <w:sz w:val="24"/>
          <w:szCs w:val="24"/>
        </w:rPr>
        <w:t xml:space="preserve"> </w:t>
      </w:r>
      <w:r>
        <w:rPr>
          <w:rFonts w:ascii="Times New Roman" w:hAnsi="Times New Roman" w:cs="Times New Roman"/>
          <w:sz w:val="24"/>
          <w:szCs w:val="24"/>
        </w:rPr>
        <w:t>(</w:t>
      </w:r>
      <w:proofErr w:type="spellStart"/>
      <w:r w:rsidRPr="007F3B3D">
        <w:rPr>
          <w:rFonts w:ascii="Times New Roman" w:hAnsi="Times New Roman" w:cs="Times New Roman" w:hint="eastAsia"/>
          <w:sz w:val="24"/>
          <w:szCs w:val="24"/>
        </w:rPr>
        <w:t>LEfSe</w:t>
      </w:r>
      <w:proofErr w:type="spellEnd"/>
      <w:r>
        <w:rPr>
          <w:rFonts w:ascii="Times New Roman" w:hAnsi="Times New Roman" w:cs="Times New Roman"/>
          <w:sz w:val="24"/>
          <w:szCs w:val="24"/>
        </w:rPr>
        <w:t>)</w:t>
      </w:r>
      <w:r w:rsidRPr="007F3B3D">
        <w:rPr>
          <w:rFonts w:ascii="Times New Roman" w:hAnsi="Times New Roman" w:cs="Times New Roman" w:hint="eastAsia"/>
          <w:sz w:val="24"/>
          <w:szCs w:val="24"/>
        </w:rPr>
        <w:t xml:space="preserve">. </w:t>
      </w:r>
      <w:r w:rsidR="006F37DE" w:rsidRPr="007F3B3D">
        <w:rPr>
          <w:rFonts w:ascii="Times New Roman" w:hAnsi="Times New Roman" w:cs="Times New Roman" w:hint="eastAsia"/>
          <w:sz w:val="24"/>
          <w:szCs w:val="24"/>
        </w:rPr>
        <w:t xml:space="preserve">Taxa with relative abundance </w:t>
      </w:r>
      <w:r w:rsidR="006F37DE" w:rsidRPr="007F3B3D">
        <w:rPr>
          <w:rFonts w:ascii="Times New Roman" w:hAnsi="Times New Roman" w:cs="Times New Roman"/>
          <w:sz w:val="24"/>
          <w:szCs w:val="24"/>
        </w:rPr>
        <w:t>≥</w:t>
      </w:r>
      <w:r w:rsidR="00CC50FB" w:rsidRPr="007F3B3D">
        <w:rPr>
          <w:rFonts w:ascii="Times New Roman" w:hAnsi="Times New Roman" w:cs="Times New Roman"/>
          <w:sz w:val="24"/>
          <w:szCs w:val="24"/>
        </w:rPr>
        <w:t xml:space="preserve"> </w:t>
      </w:r>
      <w:r w:rsidR="006F37DE" w:rsidRPr="007F3B3D">
        <w:rPr>
          <w:rFonts w:ascii="Times New Roman" w:hAnsi="Times New Roman" w:cs="Times New Roman" w:hint="eastAsia"/>
          <w:sz w:val="24"/>
          <w:szCs w:val="24"/>
        </w:rPr>
        <w:t>0.1% present in at least one specimen were included. The cladograms indicate the phylogenetic distribution of the microbial lineages associated with time</w:t>
      </w:r>
      <w:r w:rsidR="006F37DE" w:rsidRPr="007F3B3D">
        <w:rPr>
          <w:rFonts w:ascii="Times New Roman" w:hAnsi="Times New Roman" w:cs="Times New Roman"/>
          <w:sz w:val="24"/>
          <w:szCs w:val="24"/>
        </w:rPr>
        <w:t xml:space="preserve"> </w:t>
      </w:r>
      <w:r w:rsidR="006F37DE" w:rsidRPr="007F3B3D">
        <w:rPr>
          <w:rFonts w:ascii="Times New Roman" w:hAnsi="Times New Roman" w:cs="Times New Roman" w:hint="eastAsia"/>
          <w:sz w:val="24"/>
          <w:szCs w:val="24"/>
        </w:rPr>
        <w:t>point</w:t>
      </w:r>
      <w:r w:rsidR="006F37DE" w:rsidRPr="007F3B3D">
        <w:rPr>
          <w:rFonts w:ascii="Times New Roman" w:hAnsi="Times New Roman" w:cs="Times New Roman"/>
          <w:sz w:val="24"/>
          <w:szCs w:val="24"/>
        </w:rPr>
        <w:t>s</w:t>
      </w:r>
      <w:r w:rsidR="006F37DE" w:rsidRPr="007F3B3D">
        <w:rPr>
          <w:rFonts w:ascii="Times New Roman" w:hAnsi="Times New Roman" w:cs="Times New Roman" w:hint="eastAsia"/>
          <w:sz w:val="24"/>
          <w:szCs w:val="24"/>
        </w:rPr>
        <w:t xml:space="preserve">, with lineages with Linear Discriminant Analysis (LDA) score </w:t>
      </w:r>
      <w:r w:rsidR="006F37DE" w:rsidRPr="007F3B3D">
        <w:rPr>
          <w:rFonts w:ascii="Times New Roman" w:hAnsi="Times New Roman" w:cs="Times New Roman"/>
          <w:sz w:val="24"/>
          <w:szCs w:val="24"/>
        </w:rPr>
        <w:t>≥</w:t>
      </w:r>
      <w:r w:rsidR="00CC50FB" w:rsidRPr="007F3B3D">
        <w:rPr>
          <w:rFonts w:ascii="Times New Roman" w:hAnsi="Times New Roman" w:cs="Times New Roman"/>
          <w:sz w:val="24"/>
          <w:szCs w:val="24"/>
        </w:rPr>
        <w:t xml:space="preserve"> </w:t>
      </w:r>
      <w:r w:rsidR="006F37DE" w:rsidRPr="007F3B3D">
        <w:rPr>
          <w:rFonts w:ascii="Times New Roman" w:hAnsi="Times New Roman" w:cs="Times New Roman" w:hint="eastAsia"/>
          <w:sz w:val="24"/>
          <w:szCs w:val="24"/>
        </w:rPr>
        <w:t>2.0 displayed. Significance differences for each group of the most abundant class are indica</w:t>
      </w:r>
      <w:r w:rsidR="006F37DE" w:rsidRPr="007F3B3D">
        <w:rPr>
          <w:rFonts w:ascii="Times New Roman" w:hAnsi="Times New Roman" w:cs="Times New Roman"/>
          <w:sz w:val="24"/>
          <w:szCs w:val="24"/>
        </w:rPr>
        <w:t xml:space="preserve">ted by color, red indicating before treatment (Baseline), green after treatment (Week 1 or Week 4), yellow non-significant. Each node’s diameter is proportional to the taxon’s abundance. Nodes represent phylogenetic levels from domain to genus (from inside out) (Baseline: n=3, Week 1: n=9; Week 4: n=9). A. </w:t>
      </w:r>
      <w:r w:rsidR="007F6D82" w:rsidRPr="007F3B3D">
        <w:rPr>
          <w:rFonts w:ascii="Times New Roman" w:hAnsi="Times New Roman" w:cs="Times New Roman"/>
          <w:sz w:val="24"/>
          <w:szCs w:val="24"/>
        </w:rPr>
        <w:t>Week 1 gut microbio</w:t>
      </w:r>
      <w:r w:rsidR="0032314D">
        <w:rPr>
          <w:rFonts w:ascii="Times New Roman" w:hAnsi="Times New Roman" w:cs="Times New Roman"/>
          <w:sz w:val="24"/>
          <w:szCs w:val="24"/>
        </w:rPr>
        <w:t>me</w:t>
      </w:r>
      <w:r w:rsidR="007F6D82" w:rsidRPr="007F3B3D">
        <w:rPr>
          <w:rFonts w:ascii="Times New Roman" w:hAnsi="Times New Roman" w:cs="Times New Roman"/>
          <w:sz w:val="24"/>
          <w:szCs w:val="24"/>
        </w:rPr>
        <w:t xml:space="preserve"> alterations on AIN93M group compared with baseline. B. Week 4 gut microbio</w:t>
      </w:r>
      <w:r w:rsidR="0032314D">
        <w:rPr>
          <w:rFonts w:ascii="Times New Roman" w:hAnsi="Times New Roman" w:cs="Times New Roman"/>
          <w:sz w:val="24"/>
          <w:szCs w:val="24"/>
        </w:rPr>
        <w:t>me</w:t>
      </w:r>
      <w:r w:rsidR="007F6D82" w:rsidRPr="007F3B3D">
        <w:rPr>
          <w:rFonts w:ascii="Times New Roman" w:hAnsi="Times New Roman" w:cs="Times New Roman"/>
          <w:sz w:val="24"/>
          <w:szCs w:val="24"/>
        </w:rPr>
        <w:t xml:space="preserve"> alterations on AIN93M group compared with baseline. C. Week 1 gut microbio</w:t>
      </w:r>
      <w:r w:rsidR="0032314D">
        <w:rPr>
          <w:rFonts w:ascii="Times New Roman" w:hAnsi="Times New Roman" w:cs="Times New Roman"/>
          <w:sz w:val="24"/>
          <w:szCs w:val="24"/>
        </w:rPr>
        <w:t>me</w:t>
      </w:r>
      <w:r w:rsidR="007F6D82" w:rsidRPr="007F3B3D">
        <w:rPr>
          <w:rFonts w:ascii="Times New Roman" w:hAnsi="Times New Roman" w:cs="Times New Roman"/>
          <w:sz w:val="24"/>
          <w:szCs w:val="24"/>
        </w:rPr>
        <w:t xml:space="preserve"> alterations on PEITC group compared with baseline. D. Week 4 gut microbio</w:t>
      </w:r>
      <w:r w:rsidR="00795FBB">
        <w:rPr>
          <w:rFonts w:ascii="Times New Roman" w:hAnsi="Times New Roman" w:cs="Times New Roman"/>
          <w:sz w:val="24"/>
          <w:szCs w:val="24"/>
        </w:rPr>
        <w:t>me</w:t>
      </w:r>
      <w:r w:rsidR="007F6D82" w:rsidRPr="007F3B3D">
        <w:rPr>
          <w:rFonts w:ascii="Times New Roman" w:hAnsi="Times New Roman" w:cs="Times New Roman"/>
          <w:sz w:val="24"/>
          <w:szCs w:val="24"/>
        </w:rPr>
        <w:t xml:space="preserve"> alterations on PEITC group compared with baseline.</w:t>
      </w:r>
    </w:p>
    <w:p w14:paraId="7A7CFDC1" w14:textId="2763E24F" w:rsidR="00795FBB" w:rsidRPr="007F3B3D" w:rsidRDefault="00795FBB" w:rsidP="00795FBB">
      <w:pPr>
        <w:spacing w:line="360" w:lineRule="auto"/>
        <w:rPr>
          <w:rFonts w:ascii="Times New Roman" w:hAnsi="Times New Roman" w:cs="Times New Roman"/>
          <w:sz w:val="24"/>
          <w:szCs w:val="24"/>
        </w:rPr>
      </w:pPr>
      <w:r w:rsidRPr="007F3B3D">
        <w:rPr>
          <w:rFonts w:ascii="Times New Roman" w:hAnsi="Times New Roman" w:cs="Times New Roman"/>
          <w:b/>
          <w:sz w:val="24"/>
          <w:szCs w:val="24"/>
        </w:rPr>
        <w:t xml:space="preserve">Figure </w:t>
      </w:r>
      <w:r>
        <w:rPr>
          <w:rFonts w:ascii="Times New Roman" w:hAnsi="Times New Roman" w:cs="Times New Roman"/>
          <w:b/>
          <w:sz w:val="24"/>
          <w:szCs w:val="24"/>
        </w:rPr>
        <w:t>5</w:t>
      </w:r>
      <w:r w:rsidRPr="007F3B3D">
        <w:rPr>
          <w:rFonts w:ascii="Times New Roman" w:hAnsi="Times New Roman" w:cs="Times New Roman"/>
          <w:sz w:val="24"/>
          <w:szCs w:val="24"/>
        </w:rPr>
        <w:t>. Comparison of microbio</w:t>
      </w:r>
      <w:r w:rsidR="0032314D">
        <w:rPr>
          <w:rFonts w:ascii="Times New Roman" w:hAnsi="Times New Roman" w:cs="Times New Roman"/>
          <w:sz w:val="24"/>
          <w:szCs w:val="24"/>
        </w:rPr>
        <w:t>me</w:t>
      </w:r>
      <w:r w:rsidRPr="007F3B3D">
        <w:rPr>
          <w:rFonts w:ascii="Times New Roman" w:hAnsi="Times New Roman" w:cs="Times New Roman"/>
          <w:sz w:val="24"/>
          <w:szCs w:val="24"/>
        </w:rPr>
        <w:t xml:space="preserve"> differences between different mouse strains at week 1, analyzed by </w:t>
      </w:r>
      <w:proofErr w:type="spellStart"/>
      <w:r w:rsidRPr="007F3B3D">
        <w:rPr>
          <w:rFonts w:ascii="Times New Roman" w:hAnsi="Times New Roman" w:cs="Times New Roman"/>
          <w:sz w:val="24"/>
          <w:szCs w:val="24"/>
        </w:rPr>
        <w:t>LEfSE</w:t>
      </w:r>
      <w:proofErr w:type="spellEnd"/>
      <w:r w:rsidRPr="007F3B3D">
        <w:rPr>
          <w:rFonts w:ascii="Times New Roman" w:hAnsi="Times New Roman" w:cs="Times New Roman"/>
          <w:sz w:val="24"/>
          <w:szCs w:val="24"/>
        </w:rPr>
        <w:t xml:space="preserve">. </w:t>
      </w:r>
      <w:r w:rsidRPr="007F3B3D">
        <w:rPr>
          <w:rFonts w:ascii="Times New Roman" w:hAnsi="Times New Roman" w:cs="Times New Roman" w:hint="eastAsia"/>
          <w:sz w:val="24"/>
          <w:szCs w:val="24"/>
        </w:rPr>
        <w:t xml:space="preserve">Taxa with relative abundance </w:t>
      </w:r>
      <w:r w:rsidRPr="007F3B3D">
        <w:rPr>
          <w:rFonts w:ascii="Times New Roman" w:hAnsi="Times New Roman" w:cs="Times New Roman"/>
          <w:sz w:val="24"/>
          <w:szCs w:val="24"/>
        </w:rPr>
        <w:t>≥</w:t>
      </w:r>
      <w:r w:rsidRPr="007F3B3D">
        <w:rPr>
          <w:rFonts w:ascii="Times New Roman" w:hAnsi="Times New Roman" w:cs="Times New Roman" w:hint="eastAsia"/>
          <w:sz w:val="24"/>
          <w:szCs w:val="24"/>
        </w:rPr>
        <w:t xml:space="preserve"> 0.1% present in at least one specimen were included. The cladograms indicate the phylogenetic distribution of the microbial lineages associated with different experiment, with lineages with Linear Discriminant Analysis (LDA) score </w:t>
      </w:r>
      <w:r w:rsidRPr="007F3B3D">
        <w:rPr>
          <w:rFonts w:ascii="Times New Roman" w:hAnsi="Times New Roman" w:cs="Times New Roman"/>
          <w:sz w:val="24"/>
          <w:szCs w:val="24"/>
        </w:rPr>
        <w:t xml:space="preserve">≥ </w:t>
      </w:r>
      <w:r w:rsidRPr="007F3B3D">
        <w:rPr>
          <w:rFonts w:ascii="Times New Roman" w:hAnsi="Times New Roman" w:cs="Times New Roman" w:hint="eastAsia"/>
          <w:sz w:val="24"/>
          <w:szCs w:val="24"/>
        </w:rPr>
        <w:t>2.0 displayed. Significance differences for each group of the most abundant class are indicated by color</w:t>
      </w:r>
      <w:r w:rsidRPr="007F3B3D">
        <w:rPr>
          <w:rFonts w:ascii="Times New Roman" w:hAnsi="Times New Roman" w:cs="Times New Roman"/>
          <w:sz w:val="24"/>
          <w:szCs w:val="24"/>
        </w:rPr>
        <w:t xml:space="preserve">. Green dots represent bacterial from Nrf2 KO group, blue dots represent bacterial group WT group, and yellow dots represent non-significant. </w:t>
      </w:r>
      <w:r w:rsidRPr="007F3B3D">
        <w:rPr>
          <w:rFonts w:ascii="Times New Roman" w:hAnsi="Times New Roman" w:cs="Times New Roman" w:hint="eastAsia"/>
          <w:sz w:val="24"/>
          <w:szCs w:val="24"/>
        </w:rPr>
        <w:t>Each node</w:t>
      </w:r>
      <w:r w:rsidRPr="007F3B3D">
        <w:rPr>
          <w:rFonts w:ascii="Times New Roman" w:hAnsi="Times New Roman" w:cs="Times New Roman"/>
          <w:sz w:val="24"/>
          <w:szCs w:val="24"/>
        </w:rPr>
        <w:t>’</w:t>
      </w:r>
      <w:r w:rsidRPr="007F3B3D">
        <w:rPr>
          <w:rFonts w:ascii="Times New Roman" w:hAnsi="Times New Roman" w:cs="Times New Roman" w:hint="eastAsia"/>
          <w:sz w:val="24"/>
          <w:szCs w:val="24"/>
        </w:rPr>
        <w:t>s diameter is proportional to</w:t>
      </w:r>
      <w:r w:rsidRPr="007F3B3D">
        <w:rPr>
          <w:rFonts w:ascii="Times New Roman" w:hAnsi="Times New Roman" w:cs="Times New Roman"/>
          <w:sz w:val="24"/>
          <w:szCs w:val="24"/>
        </w:rPr>
        <w:t xml:space="preserve"> the taxon abundance. Nodes represent phylogenetic levels from domain to genus </w:t>
      </w:r>
      <w:r w:rsidRPr="007F3B3D">
        <w:rPr>
          <w:rFonts w:ascii="Times New Roman" w:hAnsi="Times New Roman" w:cs="Times New Roman"/>
          <w:sz w:val="24"/>
          <w:szCs w:val="24"/>
        </w:rPr>
        <w:lastRenderedPageBreak/>
        <w:t>(from inside out). A. AIN93M group. B. PEITC group.</w:t>
      </w:r>
    </w:p>
    <w:p w14:paraId="281FC223" w14:textId="19C8870D" w:rsidR="00795FBB" w:rsidRPr="007F3B3D" w:rsidRDefault="00795FBB" w:rsidP="00795FBB">
      <w:pPr>
        <w:spacing w:line="360" w:lineRule="auto"/>
        <w:rPr>
          <w:rFonts w:ascii="Times New Roman" w:hAnsi="Times New Roman" w:cs="Times New Roman"/>
          <w:sz w:val="24"/>
          <w:szCs w:val="24"/>
        </w:rPr>
      </w:pPr>
      <w:r w:rsidRPr="007F3B3D">
        <w:rPr>
          <w:rFonts w:ascii="Times New Roman" w:hAnsi="Times New Roman" w:cs="Times New Roman"/>
          <w:b/>
          <w:sz w:val="24"/>
          <w:szCs w:val="24"/>
        </w:rPr>
        <w:t xml:space="preserve">Figure </w:t>
      </w:r>
      <w:r>
        <w:rPr>
          <w:rFonts w:ascii="Times New Roman" w:hAnsi="Times New Roman" w:cs="Times New Roman"/>
          <w:b/>
          <w:sz w:val="24"/>
          <w:szCs w:val="24"/>
        </w:rPr>
        <w:t>6</w:t>
      </w:r>
      <w:r w:rsidRPr="007F3B3D">
        <w:rPr>
          <w:rFonts w:ascii="Times New Roman" w:hAnsi="Times New Roman" w:cs="Times New Roman"/>
          <w:sz w:val="24"/>
          <w:szCs w:val="24"/>
        </w:rPr>
        <w:t>. Comparison of microbio</w:t>
      </w:r>
      <w:r w:rsidR="00F77DB6">
        <w:rPr>
          <w:rFonts w:ascii="Times New Roman" w:hAnsi="Times New Roman" w:cs="Times New Roman"/>
          <w:sz w:val="24"/>
          <w:szCs w:val="24"/>
        </w:rPr>
        <w:t>me</w:t>
      </w:r>
      <w:r w:rsidRPr="007F3B3D">
        <w:rPr>
          <w:rFonts w:ascii="Times New Roman" w:hAnsi="Times New Roman" w:cs="Times New Roman"/>
          <w:sz w:val="24"/>
          <w:szCs w:val="24"/>
        </w:rPr>
        <w:t xml:space="preserve"> differences between different mouse strains at week 4, analyzed by </w:t>
      </w:r>
      <w:proofErr w:type="spellStart"/>
      <w:r w:rsidRPr="007F3B3D">
        <w:rPr>
          <w:rFonts w:ascii="Times New Roman" w:hAnsi="Times New Roman" w:cs="Times New Roman"/>
          <w:sz w:val="24"/>
          <w:szCs w:val="24"/>
        </w:rPr>
        <w:t>LEfSE</w:t>
      </w:r>
      <w:proofErr w:type="spellEnd"/>
      <w:r w:rsidRPr="007F3B3D">
        <w:rPr>
          <w:rFonts w:ascii="Times New Roman" w:hAnsi="Times New Roman" w:cs="Times New Roman"/>
          <w:sz w:val="24"/>
          <w:szCs w:val="24"/>
        </w:rPr>
        <w:t xml:space="preserve">. </w:t>
      </w:r>
      <w:r w:rsidRPr="007F3B3D">
        <w:rPr>
          <w:rFonts w:ascii="Times New Roman" w:hAnsi="Times New Roman" w:cs="Times New Roman" w:hint="eastAsia"/>
          <w:sz w:val="24"/>
          <w:szCs w:val="24"/>
        </w:rPr>
        <w:t xml:space="preserve">Taxa with relative abundance </w:t>
      </w:r>
      <w:r w:rsidRPr="007F3B3D">
        <w:rPr>
          <w:rFonts w:ascii="Times New Roman" w:hAnsi="Times New Roman" w:cs="Times New Roman"/>
          <w:sz w:val="24"/>
          <w:szCs w:val="24"/>
        </w:rPr>
        <w:t>≥</w:t>
      </w:r>
      <w:r w:rsidRPr="007F3B3D">
        <w:rPr>
          <w:rFonts w:ascii="Times New Roman" w:hAnsi="Times New Roman" w:cs="Times New Roman" w:hint="eastAsia"/>
          <w:sz w:val="24"/>
          <w:szCs w:val="24"/>
        </w:rPr>
        <w:t xml:space="preserve"> 0.1% present in at least one specimen were included. The cladograms indicate the phylogenetic distribution of the microbial lineages associated with different experiment, with lineages with Linear Discriminant Analysis (LDA) score </w:t>
      </w:r>
      <w:r w:rsidRPr="007F3B3D">
        <w:rPr>
          <w:rFonts w:ascii="Times New Roman" w:hAnsi="Times New Roman" w:cs="Times New Roman"/>
          <w:sz w:val="24"/>
          <w:szCs w:val="24"/>
        </w:rPr>
        <w:t xml:space="preserve">≥ </w:t>
      </w:r>
      <w:r w:rsidRPr="007F3B3D">
        <w:rPr>
          <w:rFonts w:ascii="Times New Roman" w:hAnsi="Times New Roman" w:cs="Times New Roman" w:hint="eastAsia"/>
          <w:sz w:val="24"/>
          <w:szCs w:val="24"/>
        </w:rPr>
        <w:t>2.0 displayed. Significance differences for each group of the most abundant class are indicated by color</w:t>
      </w:r>
      <w:r w:rsidRPr="007F3B3D">
        <w:rPr>
          <w:rFonts w:ascii="Times New Roman" w:hAnsi="Times New Roman" w:cs="Times New Roman"/>
          <w:sz w:val="24"/>
          <w:szCs w:val="24"/>
        </w:rPr>
        <w:t xml:space="preserve">. Green dots represent bacterial from Nrf2 KO group, blue dots represent bacterial group WT group, and yellow dots represent non-significant. </w:t>
      </w:r>
      <w:r w:rsidRPr="007F3B3D">
        <w:rPr>
          <w:rFonts w:ascii="Times New Roman" w:hAnsi="Times New Roman" w:cs="Times New Roman" w:hint="eastAsia"/>
          <w:sz w:val="24"/>
          <w:szCs w:val="24"/>
        </w:rPr>
        <w:t>Each node</w:t>
      </w:r>
      <w:r w:rsidRPr="007F3B3D">
        <w:rPr>
          <w:rFonts w:ascii="Times New Roman" w:hAnsi="Times New Roman" w:cs="Times New Roman"/>
          <w:sz w:val="24"/>
          <w:szCs w:val="24"/>
        </w:rPr>
        <w:t>’</w:t>
      </w:r>
      <w:r w:rsidRPr="007F3B3D">
        <w:rPr>
          <w:rFonts w:ascii="Times New Roman" w:hAnsi="Times New Roman" w:cs="Times New Roman" w:hint="eastAsia"/>
          <w:sz w:val="24"/>
          <w:szCs w:val="24"/>
        </w:rPr>
        <w:t>s diameter is proportional to</w:t>
      </w:r>
      <w:r w:rsidRPr="007F3B3D">
        <w:rPr>
          <w:rFonts w:ascii="Times New Roman" w:hAnsi="Times New Roman" w:cs="Times New Roman"/>
          <w:sz w:val="24"/>
          <w:szCs w:val="24"/>
        </w:rPr>
        <w:t xml:space="preserve"> the taxon abundance. Nodes represent phylogenetic levels from domain to genus (from inside out). A. AIN93M group. B. PEITC group.</w:t>
      </w:r>
    </w:p>
    <w:p w14:paraId="2F9C8DBB" w14:textId="4CD54839" w:rsidR="00DB78F4" w:rsidRPr="009A2434" w:rsidRDefault="00C06148" w:rsidP="009A2434">
      <w:pPr>
        <w:spacing w:line="360" w:lineRule="auto"/>
        <w:rPr>
          <w:rFonts w:ascii="Times New Roman" w:hAnsi="Times New Roman" w:cs="Times New Roman"/>
          <w:bCs/>
          <w:sz w:val="24"/>
          <w:szCs w:val="24"/>
        </w:rPr>
      </w:pPr>
      <w:r w:rsidRPr="007F3B3D">
        <w:rPr>
          <w:rFonts w:ascii="Times New Roman" w:hAnsi="Times New Roman" w:cs="Times New Roman"/>
          <w:b/>
          <w:sz w:val="24"/>
          <w:szCs w:val="24"/>
        </w:rPr>
        <w:t xml:space="preserve">Figure </w:t>
      </w:r>
      <w:r>
        <w:rPr>
          <w:rFonts w:ascii="Times New Roman" w:hAnsi="Times New Roman" w:cs="Times New Roman"/>
          <w:b/>
          <w:sz w:val="24"/>
          <w:szCs w:val="24"/>
        </w:rPr>
        <w:t>7</w:t>
      </w:r>
      <w:r>
        <w:rPr>
          <w:rFonts w:ascii="Times New Roman" w:hAnsi="Times New Roman" w:cs="Times New Roman"/>
          <w:bCs/>
          <w:sz w:val="24"/>
          <w:szCs w:val="24"/>
        </w:rPr>
        <w:t>. Log2 Bacteroidetes and Firmicutes ratio over genotype, time and diet.</w:t>
      </w:r>
      <w:r w:rsidR="009C7278">
        <w:rPr>
          <w:rFonts w:ascii="Times New Roman" w:hAnsi="Times New Roman" w:cs="Times New Roman"/>
          <w:bCs/>
          <w:sz w:val="24"/>
          <w:szCs w:val="24"/>
        </w:rPr>
        <w:t xml:space="preserve"> A. Ratio distinguished by genotype. B. Ratio distinguished by time. C. Ratio distinguished by diet. D. </w:t>
      </w:r>
      <w:r w:rsidR="009A2434">
        <w:rPr>
          <w:rFonts w:ascii="Times New Roman" w:hAnsi="Times New Roman" w:cs="Times New Roman"/>
          <w:bCs/>
          <w:sz w:val="24"/>
          <w:szCs w:val="24"/>
        </w:rPr>
        <w:t xml:space="preserve">Ratio over time and genotype. </w:t>
      </w:r>
      <w:r w:rsidR="00DB78F4" w:rsidRPr="007F3B3D">
        <w:rPr>
          <w:rFonts w:ascii="Times New Roman" w:hAnsi="Times New Roman" w:cs="Times New Roman"/>
          <w:sz w:val="24"/>
          <w:szCs w:val="24"/>
        </w:rPr>
        <w:br w:type="page"/>
      </w:r>
    </w:p>
    <w:p w14:paraId="23F606CB" w14:textId="77777777" w:rsidR="00FD780D" w:rsidRPr="007F3B3D" w:rsidRDefault="00DB78F4" w:rsidP="000B4D88">
      <w:pPr>
        <w:pStyle w:val="2"/>
      </w:pPr>
      <w:bookmarkStart w:id="89" w:name="_Toc69294840"/>
      <w:bookmarkStart w:id="90" w:name="_Toc76818037"/>
      <w:r w:rsidRPr="007F3B3D">
        <w:lastRenderedPageBreak/>
        <w:t>Tables</w:t>
      </w:r>
      <w:bookmarkEnd w:id="89"/>
      <w:bookmarkEnd w:id="90"/>
    </w:p>
    <w:p w14:paraId="306F54A4" w14:textId="77777777" w:rsidR="00DB78F4" w:rsidRPr="007F3B3D" w:rsidRDefault="00DB78F4" w:rsidP="00DB78F4">
      <w:pPr>
        <w:spacing w:line="360" w:lineRule="auto"/>
        <w:contextualSpacing/>
        <w:jc w:val="left"/>
        <w:rPr>
          <w:rFonts w:ascii="Times New Roman" w:hAnsi="Times New Roman" w:cs="Times New Roman"/>
          <w:sz w:val="24"/>
        </w:rPr>
      </w:pPr>
      <w:r w:rsidRPr="007F3B3D">
        <w:rPr>
          <w:rFonts w:ascii="Times New Roman" w:hAnsi="Times New Roman" w:cs="Times New Roman"/>
          <w:b/>
          <w:sz w:val="24"/>
        </w:rPr>
        <w:t>Table 1</w:t>
      </w:r>
      <w:r w:rsidRPr="007F3B3D">
        <w:rPr>
          <w:rFonts w:ascii="Times New Roman" w:hAnsi="Times New Roman" w:cs="Times New Roman"/>
          <w:sz w:val="24"/>
        </w:rPr>
        <w:t xml:space="preserve"> V4 primer sequence used for 16s RNA sequencing library preparation</w:t>
      </w:r>
    </w:p>
    <w:p w14:paraId="2F85F263" w14:textId="50F4484F" w:rsidR="00756006" w:rsidRDefault="00756006" w:rsidP="00DB78F4">
      <w:pPr>
        <w:spacing w:line="360" w:lineRule="auto"/>
        <w:contextualSpacing/>
        <w:jc w:val="left"/>
        <w:rPr>
          <w:rFonts w:ascii="Times New Roman" w:hAnsi="Times New Roman" w:cs="Times New Roman"/>
          <w:b/>
          <w:sz w:val="24"/>
        </w:rPr>
      </w:pPr>
      <w:r>
        <w:rPr>
          <w:rFonts w:ascii="Times New Roman" w:hAnsi="Times New Roman" w:cs="Times New Roman"/>
          <w:b/>
          <w:sz w:val="24"/>
        </w:rPr>
        <w:t xml:space="preserve">Table 2 </w:t>
      </w:r>
      <w:r w:rsidRPr="00666D65">
        <w:rPr>
          <w:rFonts w:ascii="Times New Roman" w:hAnsi="Times New Roman" w:cs="Times New Roman"/>
        </w:rPr>
        <w:t>16s sequencing results mapped bacterial community</w:t>
      </w:r>
      <w:r>
        <w:rPr>
          <w:rFonts w:ascii="Times New Roman" w:hAnsi="Times New Roman" w:cs="Times New Roman"/>
          <w:b/>
          <w:bCs/>
        </w:rPr>
        <w:t xml:space="preserve"> </w:t>
      </w:r>
      <w:r>
        <w:rPr>
          <w:rFonts w:ascii="Times New Roman" w:hAnsi="Times New Roman" w:cs="Times New Roman"/>
        </w:rPr>
        <w:t>at difference taxonomy classes with top associated bacteria</w:t>
      </w:r>
    </w:p>
    <w:p w14:paraId="3A0EE894" w14:textId="3E702BD5" w:rsidR="00DB78F4" w:rsidRPr="007F3B3D" w:rsidRDefault="00DB78F4" w:rsidP="00DB78F4">
      <w:pPr>
        <w:spacing w:line="360" w:lineRule="auto"/>
        <w:contextualSpacing/>
        <w:jc w:val="left"/>
        <w:rPr>
          <w:rFonts w:ascii="Times New Roman" w:hAnsi="Times New Roman" w:cs="Times New Roman"/>
          <w:sz w:val="24"/>
        </w:rPr>
      </w:pPr>
      <w:r w:rsidRPr="007F3B3D">
        <w:rPr>
          <w:rFonts w:ascii="Times New Roman" w:hAnsi="Times New Roman" w:cs="Times New Roman"/>
          <w:b/>
          <w:sz w:val="24"/>
        </w:rPr>
        <w:t xml:space="preserve">Table </w:t>
      </w:r>
      <w:r w:rsidR="00756006">
        <w:rPr>
          <w:rFonts w:ascii="Times New Roman" w:hAnsi="Times New Roman" w:cs="Times New Roman"/>
          <w:b/>
          <w:sz w:val="24"/>
        </w:rPr>
        <w:t>3</w:t>
      </w:r>
      <w:r w:rsidRPr="007F3B3D">
        <w:rPr>
          <w:rFonts w:ascii="Times New Roman" w:hAnsi="Times New Roman" w:cs="Times New Roman"/>
          <w:b/>
          <w:sz w:val="24"/>
        </w:rPr>
        <w:t xml:space="preserve"> </w:t>
      </w:r>
      <w:r w:rsidRPr="007F3B3D">
        <w:rPr>
          <w:rFonts w:ascii="Times New Roman" w:hAnsi="Times New Roman" w:cs="Times New Roman"/>
          <w:sz w:val="24"/>
        </w:rPr>
        <w:t>List of</w:t>
      </w:r>
      <w:r w:rsidRPr="007F3B3D">
        <w:rPr>
          <w:rFonts w:ascii="Times New Roman" w:hAnsi="Times New Roman" w:cs="Times New Roman"/>
          <w:b/>
          <w:sz w:val="24"/>
        </w:rPr>
        <w:t xml:space="preserve"> </w:t>
      </w:r>
      <w:r w:rsidRPr="007F3B3D">
        <w:rPr>
          <w:rFonts w:ascii="Times New Roman" w:hAnsi="Times New Roman" w:cs="Times New Roman"/>
          <w:sz w:val="24"/>
        </w:rPr>
        <w:t>Gut microbiota significantly changed by either AIN93M or PEITC diet at week 1 and week 4 for WT and KO C57BL/6J mice.</w:t>
      </w:r>
    </w:p>
    <w:p w14:paraId="68FD36CD" w14:textId="0C057765" w:rsidR="00DB78F4" w:rsidRPr="007F3B3D" w:rsidRDefault="00DB78F4" w:rsidP="00DB78F4">
      <w:pPr>
        <w:rPr>
          <w:rFonts w:ascii="Times New Roman" w:hAnsi="Times New Roman" w:cs="Times New Roman"/>
          <w:sz w:val="24"/>
        </w:rPr>
      </w:pPr>
      <w:r w:rsidRPr="007F3B3D">
        <w:rPr>
          <w:rFonts w:ascii="Times New Roman" w:hAnsi="Times New Roman" w:cs="Times New Roman"/>
          <w:b/>
          <w:sz w:val="24"/>
        </w:rPr>
        <w:t xml:space="preserve">Table </w:t>
      </w:r>
      <w:r w:rsidR="00756006">
        <w:rPr>
          <w:rFonts w:ascii="Times New Roman" w:hAnsi="Times New Roman" w:cs="Times New Roman"/>
          <w:b/>
          <w:sz w:val="24"/>
        </w:rPr>
        <w:t>4</w:t>
      </w:r>
      <w:r w:rsidRPr="007F3B3D">
        <w:rPr>
          <w:rFonts w:ascii="Times New Roman" w:hAnsi="Times New Roman" w:cs="Times New Roman"/>
          <w:b/>
        </w:rPr>
        <w:t xml:space="preserve"> </w:t>
      </w:r>
      <w:r w:rsidRPr="007F3B3D">
        <w:rPr>
          <w:rFonts w:ascii="Times New Roman" w:hAnsi="Times New Roman" w:cs="Times New Roman"/>
          <w:sz w:val="24"/>
        </w:rPr>
        <w:t>List of</w:t>
      </w:r>
      <w:r w:rsidRPr="007F3B3D">
        <w:rPr>
          <w:rFonts w:ascii="Times New Roman" w:hAnsi="Times New Roman" w:cs="Times New Roman"/>
          <w:b/>
          <w:sz w:val="24"/>
        </w:rPr>
        <w:t xml:space="preserve"> </w:t>
      </w:r>
      <w:r w:rsidRPr="007F3B3D">
        <w:rPr>
          <w:rFonts w:ascii="Times New Roman" w:hAnsi="Times New Roman" w:cs="Times New Roman"/>
          <w:sz w:val="24"/>
        </w:rPr>
        <w:t>Gut microbiota significantly changed due to genotype at week 1.</w:t>
      </w:r>
    </w:p>
    <w:p w14:paraId="552C49C9" w14:textId="2013BA91" w:rsidR="00DB78F4" w:rsidRPr="007F3B3D" w:rsidRDefault="00DB78F4" w:rsidP="00DB78F4">
      <w:pPr>
        <w:rPr>
          <w:rFonts w:ascii="Times New Roman" w:hAnsi="Times New Roman" w:cs="Times New Roman"/>
          <w:b/>
        </w:rPr>
      </w:pPr>
      <w:r w:rsidRPr="007F3B3D">
        <w:rPr>
          <w:rFonts w:ascii="Times New Roman" w:hAnsi="Times New Roman" w:cs="Times New Roman"/>
          <w:b/>
          <w:sz w:val="24"/>
        </w:rPr>
        <w:t xml:space="preserve">Table </w:t>
      </w:r>
      <w:r w:rsidR="00756006">
        <w:rPr>
          <w:rFonts w:ascii="Times New Roman" w:hAnsi="Times New Roman" w:cs="Times New Roman"/>
          <w:b/>
          <w:sz w:val="24"/>
        </w:rPr>
        <w:t>5</w:t>
      </w:r>
      <w:r w:rsidRPr="007F3B3D">
        <w:rPr>
          <w:rFonts w:ascii="Times New Roman" w:hAnsi="Times New Roman" w:cs="Times New Roman"/>
          <w:b/>
        </w:rPr>
        <w:t xml:space="preserve"> </w:t>
      </w:r>
      <w:r w:rsidRPr="007F3B3D">
        <w:rPr>
          <w:rFonts w:ascii="Times New Roman" w:hAnsi="Times New Roman" w:cs="Times New Roman"/>
          <w:sz w:val="24"/>
        </w:rPr>
        <w:t>List of</w:t>
      </w:r>
      <w:r w:rsidRPr="007F3B3D">
        <w:rPr>
          <w:rFonts w:ascii="Times New Roman" w:hAnsi="Times New Roman" w:cs="Times New Roman"/>
          <w:b/>
          <w:sz w:val="24"/>
        </w:rPr>
        <w:t xml:space="preserve"> </w:t>
      </w:r>
      <w:r w:rsidRPr="007F3B3D">
        <w:rPr>
          <w:rFonts w:ascii="Times New Roman" w:hAnsi="Times New Roman" w:cs="Times New Roman"/>
          <w:sz w:val="24"/>
        </w:rPr>
        <w:t>Gut microbiota significantly changed due to genotype at week 4.</w:t>
      </w:r>
    </w:p>
    <w:p w14:paraId="1F1792C4" w14:textId="77777777" w:rsidR="007F6D82" w:rsidRPr="007F3B3D" w:rsidRDefault="007F6D82" w:rsidP="00267C96">
      <w:pPr>
        <w:spacing w:line="360" w:lineRule="auto"/>
        <w:jc w:val="left"/>
        <w:rPr>
          <w:rFonts w:ascii="Times New Roman" w:hAnsi="Times New Roman" w:cs="Times New Roman"/>
          <w:b/>
          <w:sz w:val="24"/>
          <w:szCs w:val="24"/>
        </w:rPr>
      </w:pPr>
      <w:r w:rsidRPr="007F3B3D">
        <w:rPr>
          <w:rFonts w:ascii="Times New Roman" w:hAnsi="Times New Roman" w:cs="Times New Roman"/>
          <w:b/>
          <w:sz w:val="24"/>
          <w:szCs w:val="24"/>
        </w:rPr>
        <w:br w:type="page"/>
      </w:r>
    </w:p>
    <w:p w14:paraId="66662E83" w14:textId="125C4E54" w:rsidR="00296FB0" w:rsidRPr="006B61B0" w:rsidRDefault="00E64E04" w:rsidP="000B4D88">
      <w:pPr>
        <w:pStyle w:val="1"/>
      </w:pPr>
      <w:bookmarkStart w:id="91" w:name="_Toc69294841"/>
      <w:bookmarkStart w:id="92" w:name="_Toc76818038"/>
      <w:r w:rsidRPr="006B61B0">
        <w:lastRenderedPageBreak/>
        <w:t>Reference</w:t>
      </w:r>
      <w:r w:rsidR="00D81123">
        <w:t>s</w:t>
      </w:r>
      <w:bookmarkEnd w:id="91"/>
      <w:bookmarkEnd w:id="92"/>
    </w:p>
    <w:p w14:paraId="17A7C4C2" w14:textId="77777777" w:rsidR="0017159E" w:rsidRPr="0017159E" w:rsidRDefault="00296FB0" w:rsidP="00552714">
      <w:pPr>
        <w:pStyle w:val="EndNoteBibliography"/>
      </w:pPr>
      <w:r w:rsidRPr="006B61B0">
        <w:rPr>
          <w:rFonts w:ascii="Times New Roman" w:hAnsi="Times New Roman" w:cs="Times New Roman"/>
          <w:b/>
          <w:sz w:val="24"/>
          <w:szCs w:val="24"/>
        </w:rPr>
        <w:fldChar w:fldCharType="begin"/>
      </w:r>
      <w:r w:rsidRPr="006B61B0">
        <w:rPr>
          <w:rFonts w:ascii="Times New Roman" w:hAnsi="Times New Roman" w:cs="Times New Roman"/>
          <w:b/>
          <w:sz w:val="24"/>
          <w:szCs w:val="24"/>
        </w:rPr>
        <w:instrText xml:space="preserve"> ADDIN EN.REFLIST </w:instrText>
      </w:r>
      <w:r w:rsidRPr="006B61B0">
        <w:rPr>
          <w:rFonts w:ascii="Times New Roman" w:hAnsi="Times New Roman" w:cs="Times New Roman"/>
          <w:b/>
          <w:sz w:val="24"/>
          <w:szCs w:val="24"/>
        </w:rPr>
        <w:fldChar w:fldCharType="separate"/>
      </w:r>
      <w:r w:rsidR="0017159E" w:rsidRPr="0017159E">
        <w:t xml:space="preserve">Aizawa, E., Tsuji, H., Asahara, T., Takahashi, T., Teraishi, T., Yoshida, S., . . . Kunugi, H. (2018). Bifidobacterium and Lactobacillus Counts in the Gut Microbiota of Patients With Bipolar Disorder and Healthy Controls. </w:t>
      </w:r>
      <w:r w:rsidR="0017159E" w:rsidRPr="0017159E">
        <w:rPr>
          <w:i/>
        </w:rPr>
        <w:t>Front Psychiatry, 9</w:t>
      </w:r>
      <w:r w:rsidR="0017159E" w:rsidRPr="0017159E">
        <w:t>, 730. doi:10.3389/fpsyt.2018.00730</w:t>
      </w:r>
    </w:p>
    <w:p w14:paraId="2E35AA6A" w14:textId="77777777" w:rsidR="0017159E" w:rsidRPr="0017159E" w:rsidRDefault="0017159E" w:rsidP="00552714">
      <w:pPr>
        <w:pStyle w:val="EndNoteBibliography"/>
        <w:ind w:left="-25"/>
      </w:pPr>
      <w:r w:rsidRPr="0017159E">
        <w:t xml:space="preserve">Albert, E. J., Sommerfeld, K., Gophna, S., Marshall, J. S., &amp; Gophna, U. (2009). The gut microbiota of toll-like receptor 2-deficient mice exhibits lineage-specific modifications. </w:t>
      </w:r>
      <w:r w:rsidRPr="0017159E">
        <w:rPr>
          <w:i/>
        </w:rPr>
        <w:t>Environ Microbiol Rep, 1</w:t>
      </w:r>
      <w:r w:rsidRPr="0017159E">
        <w:t>(1), 65-70. doi:10.1111/j.1758-2229.2008.00006.x</w:t>
      </w:r>
    </w:p>
    <w:p w14:paraId="74B53266" w14:textId="77777777" w:rsidR="0017159E" w:rsidRPr="0017159E" w:rsidRDefault="0017159E" w:rsidP="00552714">
      <w:pPr>
        <w:pStyle w:val="EndNoteBibliography"/>
        <w:ind w:left="-25"/>
      </w:pPr>
      <w:r w:rsidRPr="0017159E">
        <w:t xml:space="preserve">Apprill, A., McNally, S., Parsons, R., &amp; Weber, L. (2015). Minor revision to V4 region SSU rRNA 806R gene primer greatly increases detection of SAR11 bacterioplankton. </w:t>
      </w:r>
      <w:r w:rsidRPr="0017159E">
        <w:rPr>
          <w:i/>
        </w:rPr>
        <w:t>Aquatic Microbial Ecology, 75</w:t>
      </w:r>
      <w:r w:rsidRPr="0017159E">
        <w:t>(2), 129-137. doi:10.3354/ame01753</w:t>
      </w:r>
    </w:p>
    <w:p w14:paraId="3D5E89AF" w14:textId="77777777" w:rsidR="0017159E" w:rsidRPr="0017159E" w:rsidRDefault="0017159E" w:rsidP="00552714">
      <w:pPr>
        <w:pStyle w:val="EndNoteBibliography"/>
        <w:ind w:left="-25"/>
      </w:pPr>
      <w:r w:rsidRPr="0017159E">
        <w:t xml:space="preserve">Butel, M. J. (2014). Probiotics, gut microbiota and health. </w:t>
      </w:r>
      <w:r w:rsidRPr="0017159E">
        <w:rPr>
          <w:i/>
        </w:rPr>
        <w:t>Medecine Et Maladies Infectieuses, 44</w:t>
      </w:r>
      <w:r w:rsidRPr="0017159E">
        <w:t>(1), 1-8. doi:10.1016/j.medmal.2013.10.002</w:t>
      </w:r>
    </w:p>
    <w:p w14:paraId="5EA6E1B0" w14:textId="77777777" w:rsidR="0017159E" w:rsidRPr="0017159E" w:rsidRDefault="0017159E" w:rsidP="00552714">
      <w:pPr>
        <w:pStyle w:val="EndNoteBibliography"/>
        <w:ind w:left="-25"/>
      </w:pPr>
      <w:r w:rsidRPr="0017159E">
        <w:t xml:space="preserve">Cani, P. D., Bibiloni, R., Knauf, C., Waget, A., Neyrinck, A. M., Delzenne, N. M., &amp; Burcelin, R. (2008). Changes in gut microbiota control metabolic endotoxemia-induced inflammation in high-fat diet-induced obesity and diabetes in mice. </w:t>
      </w:r>
      <w:r w:rsidRPr="0017159E">
        <w:rPr>
          <w:i/>
        </w:rPr>
        <w:t>Diabetes, 57</w:t>
      </w:r>
      <w:r w:rsidRPr="0017159E">
        <w:t>(6), 1470-1481. doi:10.2337/db07-1403</w:t>
      </w:r>
    </w:p>
    <w:p w14:paraId="3D50DCF2" w14:textId="77777777" w:rsidR="0017159E" w:rsidRPr="0017159E" w:rsidRDefault="0017159E" w:rsidP="00552714">
      <w:pPr>
        <w:pStyle w:val="EndNoteBibliography"/>
        <w:ind w:left="-25"/>
      </w:pPr>
      <w:r w:rsidRPr="0017159E">
        <w:t xml:space="preserve">Caporaso, J. G., Kuczynski, J., Stombaugh, J., Bittinger, K., Bushman, F. D., Costello, E. K., . . . Knight, R. (2010). QIIME allows analysis of high-throughput community sequencing data. </w:t>
      </w:r>
      <w:r w:rsidRPr="0017159E">
        <w:rPr>
          <w:i/>
        </w:rPr>
        <w:t>Nat Methods, 7</w:t>
      </w:r>
      <w:r w:rsidRPr="0017159E">
        <w:t>(5), 335-336. doi:10.1038/nmeth.f.303</w:t>
      </w:r>
    </w:p>
    <w:p w14:paraId="7D496B6C" w14:textId="77777777" w:rsidR="0017159E" w:rsidRPr="0017159E" w:rsidRDefault="0017159E" w:rsidP="00552714">
      <w:pPr>
        <w:pStyle w:val="EndNoteBibliography"/>
        <w:ind w:left="-25"/>
      </w:pPr>
      <w:r w:rsidRPr="0017159E">
        <w:t xml:space="preserve">Caporaso, J. G., Lauber, C. L., Walters, W. A., Berg-Lyons, D., Huntley, J., Fierer, N., . . . Knight, R. (2012). Ultra-high-throughput microbial community analysis on the Illumina HiSeq and MiSeq platforms. </w:t>
      </w:r>
      <w:r w:rsidRPr="0017159E">
        <w:rPr>
          <w:i/>
        </w:rPr>
        <w:t>Isme Journal, 6</w:t>
      </w:r>
      <w:r w:rsidRPr="0017159E">
        <w:t>(8), 1621-1624. doi:10.1038/ismej.2012.8</w:t>
      </w:r>
    </w:p>
    <w:p w14:paraId="5D1CF2B5" w14:textId="77777777" w:rsidR="0017159E" w:rsidRPr="0017159E" w:rsidRDefault="0017159E" w:rsidP="00552714">
      <w:pPr>
        <w:pStyle w:val="EndNoteBibliography"/>
        <w:ind w:left="-25"/>
      </w:pPr>
      <w:r w:rsidRPr="0017159E">
        <w:t xml:space="preserve">Caporaso, J. G., Lauber, C. L., Walters, W. A., Berg-Lyons, D., Lozupone, C. A., Turnbaugh, P. J., . . . Knight, R. (2011). Global patterns of 16S rRNA diversity at a depth of millions of sequences per sample. </w:t>
      </w:r>
      <w:r w:rsidRPr="0017159E">
        <w:rPr>
          <w:i/>
        </w:rPr>
        <w:t>Proceedings of the National Academy of Sciences of the United States of America, 108</w:t>
      </w:r>
      <w:r w:rsidRPr="0017159E">
        <w:t>, 4516-4522. doi:10.1073/pnas.1000080107</w:t>
      </w:r>
    </w:p>
    <w:p w14:paraId="7922AA59" w14:textId="77777777" w:rsidR="0017159E" w:rsidRPr="0017159E" w:rsidRDefault="0017159E" w:rsidP="00552714">
      <w:pPr>
        <w:pStyle w:val="EndNoteBibliography"/>
        <w:ind w:left="-25"/>
      </w:pPr>
      <w:r w:rsidRPr="0017159E">
        <w:t xml:space="preserve">Carmichael, W. W. (1992). Cyanobacteria secondary metabolites--the cyanotoxins. </w:t>
      </w:r>
      <w:r w:rsidRPr="0017159E">
        <w:rPr>
          <w:i/>
        </w:rPr>
        <w:t>J Appl Bacteriol, 72</w:t>
      </w:r>
      <w:r w:rsidRPr="0017159E">
        <w:t>(6), 445-459. doi:10.1111/j.1365-2672.1992.tb01858.x</w:t>
      </w:r>
    </w:p>
    <w:p w14:paraId="082B91CA" w14:textId="77777777" w:rsidR="0017159E" w:rsidRPr="0017159E" w:rsidRDefault="0017159E" w:rsidP="00552714">
      <w:pPr>
        <w:pStyle w:val="EndNoteBibliography"/>
        <w:ind w:left="-25"/>
      </w:pPr>
      <w:r w:rsidRPr="0017159E">
        <w:t xml:space="preserve">Carmichael, W. W. (1994). The toxins of cyanobacteria. </w:t>
      </w:r>
      <w:r w:rsidRPr="0017159E">
        <w:rPr>
          <w:i/>
        </w:rPr>
        <w:t>Scientific American, 270</w:t>
      </w:r>
      <w:r w:rsidRPr="0017159E">
        <w:t>(1), 78-86. doi:10.1038/scientificamerican0194-78</w:t>
      </w:r>
    </w:p>
    <w:p w14:paraId="66453BEB" w14:textId="77777777" w:rsidR="0017159E" w:rsidRPr="0017159E" w:rsidRDefault="0017159E" w:rsidP="00552714">
      <w:pPr>
        <w:pStyle w:val="EndNoteBibliography"/>
        <w:ind w:left="-25"/>
      </w:pPr>
      <w:r w:rsidRPr="0017159E">
        <w:t xml:space="preserve">Carmody, R. N., Gerber, G. K., Luevano, J. M., Gatti, D. M., Somes, L., Svenson, K. L., &amp; Turnbaugh, P. J. (2015). Diet Dominates Host Genotype in Shaping the Murine Gut Microbiota. </w:t>
      </w:r>
      <w:r w:rsidRPr="0017159E">
        <w:rPr>
          <w:i/>
        </w:rPr>
        <w:t>Cell Host &amp; Microbe, 17</w:t>
      </w:r>
      <w:r w:rsidRPr="0017159E">
        <w:t>(1), 72-84. doi:10.1016/j.chom.2014.11.010</w:t>
      </w:r>
    </w:p>
    <w:p w14:paraId="36B3EECD" w14:textId="77777777" w:rsidR="0017159E" w:rsidRPr="0017159E" w:rsidRDefault="0017159E" w:rsidP="00552714">
      <w:pPr>
        <w:pStyle w:val="EndNoteBibliography"/>
        <w:ind w:left="-25"/>
      </w:pPr>
      <w:r w:rsidRPr="0017159E">
        <w:t xml:space="preserve">Cheung, K. L., Khor, T. O., Huang, M. T., &amp; Kong, A. N. (2010). Differential in vivo mechanism of chemoprevention of tumor formation in azoxymethane/dextran sodium sulfate mice by PEITC and DBM. </w:t>
      </w:r>
      <w:r w:rsidRPr="0017159E">
        <w:rPr>
          <w:i/>
        </w:rPr>
        <w:t>Carcinogenesis, 31</w:t>
      </w:r>
      <w:r w:rsidRPr="0017159E">
        <w:t>(5), 880-885. doi:10.1093/carcin/bgp285</w:t>
      </w:r>
    </w:p>
    <w:p w14:paraId="4B449160" w14:textId="77777777" w:rsidR="0017159E" w:rsidRPr="0017159E" w:rsidRDefault="0017159E" w:rsidP="00552714">
      <w:pPr>
        <w:pStyle w:val="EndNoteBibliography"/>
        <w:ind w:left="-25"/>
      </w:pPr>
      <w:r w:rsidRPr="0017159E">
        <w:t xml:space="preserve">Cheung, K. L., Khor, T. O., Yu, S., &amp; Kong, A. N. (2008). PEITC induces G1 cell cycle arrest on HT-29 cells through the activation of p38 MAPK signaling pathway. </w:t>
      </w:r>
      <w:r w:rsidRPr="0017159E">
        <w:rPr>
          <w:i/>
        </w:rPr>
        <w:t>AAPS J, 10</w:t>
      </w:r>
      <w:r w:rsidRPr="0017159E">
        <w:t>(2), 277-281. doi:10.1208/s12248-008-9032-9</w:t>
      </w:r>
    </w:p>
    <w:p w14:paraId="7EB2F9FE" w14:textId="77777777" w:rsidR="0017159E" w:rsidRPr="0017159E" w:rsidRDefault="0017159E" w:rsidP="00552714">
      <w:pPr>
        <w:pStyle w:val="EndNoteBibliography"/>
        <w:ind w:left="-25"/>
      </w:pPr>
      <w:r w:rsidRPr="0017159E">
        <w:t xml:space="preserve">Chua, H. H., Chou, H. C., Tung, Y. L., Chiang, B. L., Liao, C. C., Liu, H. H., &amp; Ni, Y. H. (2018). Intestinal Dysbiosis Featuring Abundance of Ruminococcus gnavus Associates With Allergic Diseases in Infants. </w:t>
      </w:r>
      <w:r w:rsidRPr="0017159E">
        <w:rPr>
          <w:i/>
        </w:rPr>
        <w:t>Gastroenterology, 154</w:t>
      </w:r>
      <w:r w:rsidRPr="0017159E">
        <w:t>(1), 154-167. doi:10.1053/j.gastro.2017.09.006</w:t>
      </w:r>
    </w:p>
    <w:p w14:paraId="0E0565D0" w14:textId="77777777" w:rsidR="0017159E" w:rsidRPr="0017159E" w:rsidRDefault="0017159E" w:rsidP="00552714">
      <w:pPr>
        <w:pStyle w:val="EndNoteBibliography"/>
        <w:ind w:left="-25"/>
      </w:pPr>
      <w:r w:rsidRPr="0017159E">
        <w:t xml:space="preserve">Couturier-Maillard, A., Secher, T., Rehman, A., Normand, S., De Arcangelis, A., Haesler, R., . . . Chamaillard, M. (2013). NOD2-mediated dysbiosis predisposes mice to transmissible colitis and colorectal cancer. </w:t>
      </w:r>
      <w:r w:rsidRPr="0017159E">
        <w:rPr>
          <w:i/>
        </w:rPr>
        <w:t>J Clin Invest, 123</w:t>
      </w:r>
      <w:r w:rsidRPr="0017159E">
        <w:t>(2), 700-711. doi:10.1172/JCI62236</w:t>
      </w:r>
    </w:p>
    <w:p w14:paraId="5692198B" w14:textId="77777777" w:rsidR="0017159E" w:rsidRPr="0017159E" w:rsidRDefault="0017159E" w:rsidP="00552714">
      <w:pPr>
        <w:pStyle w:val="EndNoteBibliography"/>
        <w:ind w:left="-25"/>
      </w:pPr>
      <w:r w:rsidRPr="0017159E">
        <w:t xml:space="preserve">Cryan, J. F., &amp; Dinan, T. G. (2012). Mind-altering microorganisms: the impact of the gut microbiota on brain and behaviour. </w:t>
      </w:r>
      <w:r w:rsidRPr="0017159E">
        <w:rPr>
          <w:i/>
        </w:rPr>
        <w:t>Nature Reviews Neuroscience, 13</w:t>
      </w:r>
      <w:r w:rsidRPr="0017159E">
        <w:t>(10), 701-712. doi:10.1038/nrn3346</w:t>
      </w:r>
    </w:p>
    <w:p w14:paraId="73274E2B" w14:textId="77777777" w:rsidR="0017159E" w:rsidRPr="0017159E" w:rsidRDefault="0017159E" w:rsidP="00552714">
      <w:pPr>
        <w:pStyle w:val="EndNoteBibliography"/>
        <w:ind w:left="-25"/>
      </w:pPr>
      <w:r w:rsidRPr="0017159E">
        <w:t xml:space="preserve">Daniel, H., Gholami, A. M., Berry, D., Desmarchelier, C., Hahne, H., Loh, G., . . . Clavel, T. (2014). High-fat diet alters gut microbiota physiology in mice. </w:t>
      </w:r>
      <w:r w:rsidRPr="0017159E">
        <w:rPr>
          <w:i/>
        </w:rPr>
        <w:t>Isme Journal, 8</w:t>
      </w:r>
      <w:r w:rsidRPr="0017159E">
        <w:t xml:space="preserve">(2), 295-308. </w:t>
      </w:r>
      <w:r w:rsidRPr="0017159E">
        <w:lastRenderedPageBreak/>
        <w:t>doi:10.1038/ismej.2013.155</w:t>
      </w:r>
    </w:p>
    <w:p w14:paraId="37916C39" w14:textId="77777777" w:rsidR="0017159E" w:rsidRPr="0017159E" w:rsidRDefault="0017159E" w:rsidP="00552714">
      <w:pPr>
        <w:pStyle w:val="EndNoteBibliography"/>
        <w:ind w:left="-25"/>
      </w:pPr>
      <w:r w:rsidRPr="0017159E">
        <w:t xml:space="preserve">Desbonnet, L., Garrett, L., Clarke, G., Kiely, B., Cryan, J. F., &amp; Dinan, T. G. (2010). Effects of the Probiotic Bifidobacterium Infantis in the Maternal Separation Model of Depression. </w:t>
      </w:r>
      <w:r w:rsidRPr="0017159E">
        <w:rPr>
          <w:i/>
        </w:rPr>
        <w:t>Neuroscience, 170</w:t>
      </w:r>
      <w:r w:rsidRPr="0017159E">
        <w:t>(4), 1179-1188. doi:10.1016/j.neuroscience.2010.08.005</w:t>
      </w:r>
    </w:p>
    <w:p w14:paraId="329D589A" w14:textId="77777777" w:rsidR="0017159E" w:rsidRPr="0017159E" w:rsidRDefault="0017159E" w:rsidP="00552714">
      <w:pPr>
        <w:pStyle w:val="EndNoteBibliography"/>
        <w:ind w:left="-25"/>
      </w:pPr>
      <w:r w:rsidRPr="0017159E">
        <w:t xml:space="preserve">Dethlefsen, L., McFall-Ngai, M., &amp; Relman, D. A. (2007). An ecological and evolutionary perspective on human-microbe mutualism and disease. </w:t>
      </w:r>
      <w:r w:rsidRPr="0017159E">
        <w:rPr>
          <w:i/>
        </w:rPr>
        <w:t>Nature, 449</w:t>
      </w:r>
      <w:r w:rsidRPr="0017159E">
        <w:t>(7164), 811-818. doi:10.1038/nature06245</w:t>
      </w:r>
    </w:p>
    <w:p w14:paraId="7BD6B8B1" w14:textId="77777777" w:rsidR="0017159E" w:rsidRPr="0017159E" w:rsidRDefault="0017159E" w:rsidP="00552714">
      <w:pPr>
        <w:pStyle w:val="EndNoteBibliography"/>
        <w:ind w:left="-25"/>
      </w:pPr>
      <w:r w:rsidRPr="0017159E">
        <w:t xml:space="preserve">Eom, T., Kim, Y. S., Choi, C. H., Sadowsky, M. J., &amp; Unno, T. (2018). Current understanding of microbiota- and dietary-therapies for treating inflammatory bowel disease. </w:t>
      </w:r>
      <w:r w:rsidRPr="0017159E">
        <w:rPr>
          <w:i/>
        </w:rPr>
        <w:t>Journal of Microbiology, 56</w:t>
      </w:r>
      <w:r w:rsidRPr="0017159E">
        <w:t>(3), 189-198. doi:10.1007/s12275-018-8049-8</w:t>
      </w:r>
    </w:p>
    <w:p w14:paraId="1481E422" w14:textId="77777777" w:rsidR="0017159E" w:rsidRPr="0017159E" w:rsidRDefault="0017159E" w:rsidP="00552714">
      <w:pPr>
        <w:pStyle w:val="EndNoteBibliography"/>
        <w:ind w:left="-25"/>
      </w:pPr>
      <w:r w:rsidRPr="0017159E">
        <w:t xml:space="preserve">Flint, H. J., Bayer, E. A., Rincon, M. T., Lamed, R., &amp; White, B. A. (2008). Polysaccharide utilization by gut bacteria: potential for new insights from genomic analysis. </w:t>
      </w:r>
      <w:r w:rsidRPr="0017159E">
        <w:rPr>
          <w:i/>
        </w:rPr>
        <w:t>Nat Rev Microbiol, 6</w:t>
      </w:r>
      <w:r w:rsidRPr="0017159E">
        <w:t>(2), 121-131. doi:10.1038/nrmicro1817</w:t>
      </w:r>
    </w:p>
    <w:p w14:paraId="307FB4E7" w14:textId="77777777" w:rsidR="0017159E" w:rsidRPr="0017159E" w:rsidRDefault="0017159E" w:rsidP="00552714">
      <w:pPr>
        <w:pStyle w:val="EndNoteBibliography"/>
        <w:ind w:left="-25"/>
      </w:pPr>
      <w:r w:rsidRPr="0017159E">
        <w:t xml:space="preserve">Frank, D. N., &amp; Pace, N. R. (2008). Gastrointestinal microbiology enters the metagenomics era. </w:t>
      </w:r>
      <w:r w:rsidRPr="0017159E">
        <w:rPr>
          <w:i/>
        </w:rPr>
        <w:t>Curr Opin Gastroenterol, 24</w:t>
      </w:r>
      <w:r w:rsidRPr="0017159E">
        <w:t>(1), 4-10. doi:10.1097/MOG.0b013e3282f2b0e8</w:t>
      </w:r>
    </w:p>
    <w:p w14:paraId="515447CF" w14:textId="77777777" w:rsidR="0017159E" w:rsidRPr="0017159E" w:rsidRDefault="0017159E" w:rsidP="00552714">
      <w:pPr>
        <w:pStyle w:val="EndNoteBibliography"/>
        <w:ind w:left="-25"/>
      </w:pPr>
      <w:r w:rsidRPr="0017159E">
        <w:t xml:space="preserve">Geirnaert, A., Calatayud, M., Grootaert, C., Laukens, D., Devriese, S., Smagghe, G., . . . Van de Wiele, T. (2017). Butyrate-producing bacteria supplemented in vitro to Crohn's disease patient microbiota increased butyrate production and enhanced intestinal epithelial barrier integrity. </w:t>
      </w:r>
      <w:r w:rsidRPr="0017159E">
        <w:rPr>
          <w:i/>
        </w:rPr>
        <w:t>Scientific Reports, 7</w:t>
      </w:r>
      <w:r w:rsidRPr="0017159E">
        <w:t>. doi:ARTN 11450</w:t>
      </w:r>
    </w:p>
    <w:p w14:paraId="09A393D3" w14:textId="77777777" w:rsidR="0017159E" w:rsidRPr="0017159E" w:rsidRDefault="0017159E" w:rsidP="00552714">
      <w:pPr>
        <w:pStyle w:val="EndNoteBibliography"/>
        <w:ind w:left="-25"/>
      </w:pPr>
      <w:r w:rsidRPr="0017159E">
        <w:t>10.1038/s41598-017-11734-8</w:t>
      </w:r>
    </w:p>
    <w:p w14:paraId="22C8C963" w14:textId="77777777" w:rsidR="0017159E" w:rsidRPr="0017159E" w:rsidRDefault="0017159E" w:rsidP="00552714">
      <w:pPr>
        <w:pStyle w:val="EndNoteBibliography"/>
        <w:ind w:left="-25"/>
      </w:pPr>
      <w:r w:rsidRPr="0017159E">
        <w:t xml:space="preserve">Hall, A. B., Yassour, M., Sauk, J., Garner, A., Jiang, X., Arthur, T., . . . Huttenhower, C. (2017). A novel Ruminococcus gnavus clade enriched in inflammatory bowel disease patients. </w:t>
      </w:r>
      <w:r w:rsidRPr="0017159E">
        <w:rPr>
          <w:i/>
        </w:rPr>
        <w:t>Genome Med, 9</w:t>
      </w:r>
      <w:r w:rsidRPr="0017159E">
        <w:t>(1), 103. doi:10.1186/s13073-017-0490-5</w:t>
      </w:r>
    </w:p>
    <w:p w14:paraId="0207828A" w14:textId="77777777" w:rsidR="0017159E" w:rsidRPr="0017159E" w:rsidRDefault="0017159E" w:rsidP="00552714">
      <w:pPr>
        <w:pStyle w:val="EndNoteBibliography"/>
        <w:ind w:left="-25"/>
      </w:pPr>
      <w:r w:rsidRPr="0017159E">
        <w:t xml:space="preserve">Henke, M. T., Kenny, D. J., Cassilly, C. D., Vlamakis, H., Xavier, R. J., &amp; Clardy, J. (2019). Ruminococcus gnavus, a member of the human gut microbiome associated with Crohn's disease, produces an inflammatory polysaccharide. </w:t>
      </w:r>
      <w:r w:rsidRPr="0017159E">
        <w:rPr>
          <w:i/>
        </w:rPr>
        <w:t>Proc Natl Acad Sci U S A, 116</w:t>
      </w:r>
      <w:r w:rsidRPr="0017159E">
        <w:t>(26), 12672-12677. doi:10.1073/pnas.1904099116</w:t>
      </w:r>
    </w:p>
    <w:p w14:paraId="397E39FE" w14:textId="77777777" w:rsidR="0017159E" w:rsidRPr="0017159E" w:rsidRDefault="0017159E" w:rsidP="00552714">
      <w:pPr>
        <w:pStyle w:val="EndNoteBibliography"/>
        <w:ind w:left="-25"/>
      </w:pPr>
      <w:r w:rsidRPr="0017159E">
        <w:t xml:space="preserve">Hildebrand, F., Nguyen, T. L., Brinkman, B., Yunta, R. G., Cauwe, B., Vandenabeele, P., . . . Raes, J. (2013). Inflammation-associated enterotypes, host genotype, cage and inter-individual effects drive gut microbiota variation in common laboratory mice. </w:t>
      </w:r>
      <w:r w:rsidRPr="0017159E">
        <w:rPr>
          <w:i/>
        </w:rPr>
        <w:t>Genome Biol, 14</w:t>
      </w:r>
      <w:r w:rsidRPr="0017159E">
        <w:t>(1), R4. doi:10.1186/gb-2013-14-1-r4</w:t>
      </w:r>
    </w:p>
    <w:p w14:paraId="160CF078" w14:textId="77777777" w:rsidR="0017159E" w:rsidRPr="0017159E" w:rsidRDefault="0017159E" w:rsidP="00552714">
      <w:pPr>
        <w:pStyle w:val="EndNoteBibliography"/>
        <w:ind w:left="-25"/>
      </w:pPr>
      <w:r w:rsidRPr="0017159E">
        <w:t xml:space="preserve">Huang, Y., Li, W., Su, Z. Y., &amp; Kong, A. N. (2015). The complexity of the Nrf2 pathway: beyond the antioxidant response. </w:t>
      </w:r>
      <w:r w:rsidRPr="0017159E">
        <w:rPr>
          <w:i/>
        </w:rPr>
        <w:t>J Nutr Biochem, 26</w:t>
      </w:r>
      <w:r w:rsidRPr="0017159E">
        <w:t>(12), 1401-1413. doi:10.1016/j.jnutbio.2015.08.001</w:t>
      </w:r>
    </w:p>
    <w:p w14:paraId="3539AF1E" w14:textId="77777777" w:rsidR="0017159E" w:rsidRPr="0017159E" w:rsidRDefault="0017159E" w:rsidP="00552714">
      <w:pPr>
        <w:pStyle w:val="EndNoteBibliography"/>
        <w:ind w:left="-25"/>
      </w:pPr>
      <w:r w:rsidRPr="0017159E">
        <w:t xml:space="preserve">Johnson, E. L., Heaver, S. L., Walters, W. A., &amp; Ley, R. E. (2017). Microbiome and metabolic disease: revisiting the bacterial phylum Bacteroidetes. </w:t>
      </w:r>
      <w:r w:rsidRPr="0017159E">
        <w:rPr>
          <w:i/>
        </w:rPr>
        <w:t>J Mol Med (Berl), 95</w:t>
      </w:r>
      <w:r w:rsidRPr="0017159E">
        <w:t>(1), 1-8. doi:10.1007/s00109-016-1492-2</w:t>
      </w:r>
    </w:p>
    <w:p w14:paraId="1F80D992" w14:textId="77777777" w:rsidR="0017159E" w:rsidRPr="0017159E" w:rsidRDefault="0017159E" w:rsidP="00552714">
      <w:pPr>
        <w:pStyle w:val="EndNoteBibliography"/>
        <w:ind w:left="-25"/>
      </w:pPr>
      <w:r w:rsidRPr="0017159E">
        <w:t xml:space="preserve">Khor, T. O., Cheung, W. K., Prawan, A., Reddy, B. S., &amp; Kong, A. N. (2008). Chemoprevention of familial adenomatous polyposis in Apc(Min/+) mice by phenethyl isothiocyanate (PEITC). </w:t>
      </w:r>
      <w:r w:rsidRPr="0017159E">
        <w:rPr>
          <w:i/>
        </w:rPr>
        <w:t>Mol Carcinog, 47</w:t>
      </w:r>
      <w:r w:rsidRPr="0017159E">
        <w:t>(5), 321-325. doi:10.1002/mc.20390</w:t>
      </w:r>
    </w:p>
    <w:p w14:paraId="60630C72" w14:textId="77777777" w:rsidR="0017159E" w:rsidRPr="0017159E" w:rsidRDefault="0017159E" w:rsidP="00552714">
      <w:pPr>
        <w:pStyle w:val="EndNoteBibliography"/>
        <w:ind w:left="-25"/>
      </w:pPr>
      <w:r w:rsidRPr="0017159E">
        <w:t xml:space="preserve">Kim, K. A., Gu, W., Lee, I. A., Joh, E. H., &amp; Kim, D. H. (2012). High fat diet-induced gut microbiota exacerbates inflammation and obesity in mice via the TLR4 signaling pathway. </w:t>
      </w:r>
      <w:r w:rsidRPr="0017159E">
        <w:rPr>
          <w:i/>
        </w:rPr>
        <w:t>PLoS One, 7</w:t>
      </w:r>
      <w:r w:rsidRPr="0017159E">
        <w:t>(10), e47713. doi:10.1371/journal.pone.0047713</w:t>
      </w:r>
    </w:p>
    <w:p w14:paraId="130AFBE9" w14:textId="77777777" w:rsidR="0017159E" w:rsidRPr="0017159E" w:rsidRDefault="0017159E" w:rsidP="00552714">
      <w:pPr>
        <w:pStyle w:val="EndNoteBibliography"/>
        <w:ind w:left="-25"/>
      </w:pPr>
      <w:r w:rsidRPr="0017159E">
        <w:t xml:space="preserve">Koliada, A., Syzenko, G., Moseiko, V., Budovska, L., Puchkov, K., Perederiy, V., . . . Vaiserman, A. (2017). Association between body mass index and Firmicutes/Bacteroidetes ratio in an adult Ukrainian population. </w:t>
      </w:r>
      <w:r w:rsidRPr="0017159E">
        <w:rPr>
          <w:i/>
        </w:rPr>
        <w:t>BMC Microbiol, 17</w:t>
      </w:r>
      <w:r w:rsidRPr="0017159E">
        <w:t>(1), 120. doi:10.1186/s12866-017-1027-1</w:t>
      </w:r>
    </w:p>
    <w:p w14:paraId="617DA765" w14:textId="77777777" w:rsidR="0017159E" w:rsidRPr="0017159E" w:rsidRDefault="0017159E" w:rsidP="00552714">
      <w:pPr>
        <w:pStyle w:val="EndNoteBibliography"/>
        <w:ind w:left="-25"/>
      </w:pPr>
      <w:r w:rsidRPr="0017159E">
        <w:t xml:space="preserve">Kovacs, A., Ben-Jacob, N., Tayem, H., Halperin, E., Iraqi, F. A., &amp; Gophna, U. (2011). Genotype Is a Stronger Determinant than Sex of the Mouse Gut Microbiota. </w:t>
      </w:r>
      <w:r w:rsidRPr="0017159E">
        <w:rPr>
          <w:i/>
        </w:rPr>
        <w:t>Microbial Ecology, 61</w:t>
      </w:r>
      <w:r w:rsidRPr="0017159E">
        <w:t>(2), 423-428. doi:10.1007/s00248-010-9787-2</w:t>
      </w:r>
    </w:p>
    <w:p w14:paraId="3728C45C" w14:textId="77777777" w:rsidR="0017159E" w:rsidRPr="0017159E" w:rsidRDefault="0017159E" w:rsidP="00552714">
      <w:pPr>
        <w:pStyle w:val="EndNoteBibliography"/>
        <w:ind w:left="-25"/>
      </w:pPr>
      <w:r w:rsidRPr="0017159E">
        <w:t xml:space="preserve">La Reau, A. J., &amp; Suen, G. (2018). The Ruminococci: key symbionts of the gut ecosystem. </w:t>
      </w:r>
      <w:r w:rsidRPr="0017159E">
        <w:rPr>
          <w:i/>
        </w:rPr>
        <w:t>J Microbiol, 56</w:t>
      </w:r>
      <w:r w:rsidRPr="0017159E">
        <w:t>(3), 199-208. doi:10.1007/s12275-018-8024-4</w:t>
      </w:r>
    </w:p>
    <w:p w14:paraId="27DE26E0" w14:textId="77777777" w:rsidR="0017159E" w:rsidRPr="0017159E" w:rsidRDefault="0017159E" w:rsidP="00552714">
      <w:pPr>
        <w:pStyle w:val="EndNoteBibliography"/>
        <w:ind w:left="-25"/>
      </w:pPr>
      <w:r w:rsidRPr="0017159E">
        <w:t xml:space="preserve">LeBlanc, J. G., Milani, C., de Giori, G. S., Sesma, F., van Sinderen, D., &amp; Ventura, M. (2013). </w:t>
      </w:r>
      <w:r w:rsidRPr="0017159E">
        <w:lastRenderedPageBreak/>
        <w:t xml:space="preserve">Bacteria as vitamin suppliers to their host: a gut microbiota perspective. </w:t>
      </w:r>
      <w:r w:rsidRPr="0017159E">
        <w:rPr>
          <w:i/>
        </w:rPr>
        <w:t>Current Opinion in Biotechnology, 24</w:t>
      </w:r>
      <w:r w:rsidRPr="0017159E">
        <w:t>(2), 160-168. doi:10.1016/j.copbio.2012.08.005</w:t>
      </w:r>
    </w:p>
    <w:p w14:paraId="446ECBF5" w14:textId="77777777" w:rsidR="0017159E" w:rsidRPr="0017159E" w:rsidRDefault="0017159E" w:rsidP="00552714">
      <w:pPr>
        <w:pStyle w:val="EndNoteBibliography"/>
        <w:ind w:left="-25"/>
      </w:pPr>
      <w:r w:rsidRPr="0017159E">
        <w:t xml:space="preserve">Leschine, S. B. (1995). Cellulose degradation in anaerobic environments. </w:t>
      </w:r>
      <w:r w:rsidRPr="0017159E">
        <w:rPr>
          <w:i/>
        </w:rPr>
        <w:t>Annu Rev Microbiol, 49</w:t>
      </w:r>
      <w:r w:rsidRPr="0017159E">
        <w:t>, 399-426. doi:10.1146/annurev.mi.49.100195.002151</w:t>
      </w:r>
    </w:p>
    <w:p w14:paraId="52F50871" w14:textId="77777777" w:rsidR="0017159E" w:rsidRPr="0017159E" w:rsidRDefault="0017159E" w:rsidP="00552714">
      <w:pPr>
        <w:pStyle w:val="EndNoteBibliography"/>
        <w:ind w:left="-25"/>
      </w:pPr>
      <w:r w:rsidRPr="0017159E">
        <w:t xml:space="preserve">Ley, R. E., Hamady, M., Lozupone, C., Turnbaugh, P. J., Ramey, R. R., Bircher, J. S., . . . Gordon, J. I. (2008). Evolution of mammals and their gut microbes. </w:t>
      </w:r>
      <w:r w:rsidRPr="0017159E">
        <w:rPr>
          <w:i/>
        </w:rPr>
        <w:t>Science, 320</w:t>
      </w:r>
      <w:r w:rsidRPr="0017159E">
        <w:t>(5883), 1647-1651. doi:10.1126/science.1155725</w:t>
      </w:r>
    </w:p>
    <w:p w14:paraId="2DF5E7EA" w14:textId="77777777" w:rsidR="0017159E" w:rsidRPr="0017159E" w:rsidRDefault="0017159E" w:rsidP="00552714">
      <w:pPr>
        <w:pStyle w:val="EndNoteBibliography"/>
        <w:ind w:left="-25"/>
      </w:pPr>
      <w:r w:rsidRPr="0017159E">
        <w:t xml:space="preserve">Ley, R. E., Peterson, D. A., &amp; Gordon, J. I. (2006). Ecological and evolutionary forces shaping microbial diversity in the human intestine. </w:t>
      </w:r>
      <w:r w:rsidRPr="0017159E">
        <w:rPr>
          <w:i/>
        </w:rPr>
        <w:t>Cell, 124</w:t>
      </w:r>
      <w:r w:rsidRPr="0017159E">
        <w:t>(4), 837-848. doi:10.1016/j.cell.2006.02.017</w:t>
      </w:r>
    </w:p>
    <w:p w14:paraId="7726B046" w14:textId="77777777" w:rsidR="0017159E" w:rsidRPr="0017159E" w:rsidRDefault="0017159E" w:rsidP="00552714">
      <w:pPr>
        <w:pStyle w:val="EndNoteBibliography"/>
        <w:ind w:left="-25"/>
      </w:pPr>
      <w:r w:rsidRPr="0017159E">
        <w:t xml:space="preserve">Lin, W., Wu, R. T., Wu, T. Y., Khor, T. O., Wang, H., &amp; Kong, A. N. (2008). Sulforaphane suppressed LPS-induced inflammation in mouse peritoneal macrophages through Nrf2 dependent pathway. </w:t>
      </w:r>
      <w:r w:rsidRPr="0017159E">
        <w:rPr>
          <w:i/>
        </w:rPr>
        <w:t>Biochemical Pharmacology, 76</w:t>
      </w:r>
      <w:r w:rsidRPr="0017159E">
        <w:t>(8), 967-973. doi:10.1016/j.bcp.2008.07.036</w:t>
      </w:r>
    </w:p>
    <w:p w14:paraId="07E590EC" w14:textId="77777777" w:rsidR="0017159E" w:rsidRPr="0017159E" w:rsidRDefault="0017159E" w:rsidP="00552714">
      <w:pPr>
        <w:pStyle w:val="EndNoteBibliography"/>
        <w:ind w:left="-25"/>
      </w:pPr>
      <w:r w:rsidRPr="0017159E">
        <w:t xml:space="preserve">Liu, Y., &amp; Dey, M. (2017). Dietary Phenethyl Isothiocyanate Protects Mice from Colitis Associated Colon Cancer. </w:t>
      </w:r>
      <w:r w:rsidRPr="0017159E">
        <w:rPr>
          <w:i/>
        </w:rPr>
        <w:t>Int J Mol Sci, 18</w:t>
      </w:r>
      <w:r w:rsidRPr="0017159E">
        <w:t>(9). doi:10.3390/ijms18091908</w:t>
      </w:r>
    </w:p>
    <w:p w14:paraId="7F1CD7CF" w14:textId="77777777" w:rsidR="0017159E" w:rsidRPr="0017159E" w:rsidRDefault="0017159E" w:rsidP="00552714">
      <w:pPr>
        <w:pStyle w:val="EndNoteBibliography"/>
        <w:ind w:left="-25"/>
      </w:pPr>
      <w:r w:rsidRPr="0017159E">
        <w:t xml:space="preserve">Lundberg, R., Toft, M. F., August, B., Hansen, A. K., &amp; Hansen, C. H. (2016). Antibiotic-treated versus germ-free rodents for microbiota transplantation studies. </w:t>
      </w:r>
      <w:r w:rsidRPr="0017159E">
        <w:rPr>
          <w:i/>
        </w:rPr>
        <w:t>Gut Microbes, 7</w:t>
      </w:r>
      <w:r w:rsidRPr="0017159E">
        <w:t>(1), 68-74. doi:10.1080/19490976.2015.1127463</w:t>
      </w:r>
    </w:p>
    <w:p w14:paraId="494F9B19" w14:textId="77777777" w:rsidR="0017159E" w:rsidRPr="0017159E" w:rsidRDefault="0017159E" w:rsidP="00552714">
      <w:pPr>
        <w:pStyle w:val="EndNoteBibliography"/>
        <w:ind w:left="-25"/>
      </w:pPr>
      <w:r w:rsidRPr="0017159E">
        <w:t xml:space="preserve">Lyra, A., Krogius-Kurikka, L., Nikkila, J., Malinen, E., Kajander, K., Kurikka, K., . . . Palva, A. (2010). Effect of a multispecies probiotic supplement on quantity of irritable bowel syndrome-related intestinal microbial phylotypes. </w:t>
      </w:r>
      <w:r w:rsidRPr="0017159E">
        <w:rPr>
          <w:i/>
        </w:rPr>
        <w:t>BMC Gastroenterol, 10</w:t>
      </w:r>
      <w:r w:rsidRPr="0017159E">
        <w:t>, 110. doi:10.1186/1471-230X-10-110</w:t>
      </w:r>
    </w:p>
    <w:p w14:paraId="093B6134" w14:textId="77777777" w:rsidR="0017159E" w:rsidRPr="0017159E" w:rsidRDefault="0017159E" w:rsidP="00552714">
      <w:pPr>
        <w:pStyle w:val="EndNoteBibliography"/>
        <w:ind w:left="-25"/>
      </w:pPr>
      <w:r w:rsidRPr="0017159E">
        <w:t xml:space="preserve">Mariat, D., Firmesse, O., Levenez, F., Guimaraes, V., Sokol, H., Dore, J., . . . Furet, J. P. (2009). The Firmicutes/Bacteroidetes ratio of the human microbiota changes with age. </w:t>
      </w:r>
      <w:r w:rsidRPr="0017159E">
        <w:rPr>
          <w:i/>
        </w:rPr>
        <w:t>BMC Microbiol, 9</w:t>
      </w:r>
      <w:r w:rsidRPr="0017159E">
        <w:t>, 123. doi:10.1186/1471-2180-9-123</w:t>
      </w:r>
    </w:p>
    <w:p w14:paraId="3A343AC8" w14:textId="77777777" w:rsidR="0017159E" w:rsidRPr="0017159E" w:rsidRDefault="0017159E" w:rsidP="00552714">
      <w:pPr>
        <w:pStyle w:val="EndNoteBibliography"/>
        <w:ind w:left="-25"/>
      </w:pPr>
      <w:r w:rsidRPr="0017159E">
        <w:t xml:space="preserve">Martinez, I., Lattimer, J. M., Hubach, K. L., Case, J. A., Yang, J. Y., Weber, C. G., . . . Walter, J. (2013). Gut microbiome composition is linked to whole grain-induced immunological improvements. </w:t>
      </w:r>
      <w:r w:rsidRPr="0017159E">
        <w:rPr>
          <w:i/>
        </w:rPr>
        <w:t>Isme Journal, 7</w:t>
      </w:r>
      <w:r w:rsidRPr="0017159E">
        <w:t>(2), 269-280. doi:10.1038/ismej.2012.104</w:t>
      </w:r>
    </w:p>
    <w:p w14:paraId="5B99BA39" w14:textId="77777777" w:rsidR="0017159E" w:rsidRPr="0017159E" w:rsidRDefault="0017159E" w:rsidP="00552714">
      <w:pPr>
        <w:pStyle w:val="EndNoteBibliography"/>
        <w:ind w:left="-25"/>
      </w:pPr>
      <w:r w:rsidRPr="0017159E">
        <w:t xml:space="preserve">Maslowski, K. M., &amp; Mackay, C. R. (2011). Diet, gut microbiota and immune responses. </w:t>
      </w:r>
      <w:r w:rsidRPr="0017159E">
        <w:rPr>
          <w:i/>
        </w:rPr>
        <w:t>Nature Immunology, 12</w:t>
      </w:r>
      <w:r w:rsidRPr="0017159E">
        <w:t>(1), 5-9. doi:10.1038/ni0111-5</w:t>
      </w:r>
    </w:p>
    <w:p w14:paraId="2EB3FC2C" w14:textId="77777777" w:rsidR="0017159E" w:rsidRPr="0017159E" w:rsidRDefault="0017159E" w:rsidP="00552714">
      <w:pPr>
        <w:pStyle w:val="EndNoteBibliography"/>
        <w:ind w:left="-25"/>
      </w:pPr>
      <w:r w:rsidRPr="0017159E">
        <w:t xml:space="preserve">McKernan, D. P., Fitzgerald, P., Dinan, T. G., &amp; Cryan, J. F. (2010). The probiotic Bifidobacterium infantis 35624 displays visceral antinociceptive effects in the rat. </w:t>
      </w:r>
      <w:r w:rsidRPr="0017159E">
        <w:rPr>
          <w:i/>
        </w:rPr>
        <w:t>Neurogastroenterology and Motility, 22</w:t>
      </w:r>
      <w:r w:rsidRPr="0017159E">
        <w:t>(9), 1029-+. doi:10.1111/j.1365-2982.2010.01520.x</w:t>
      </w:r>
    </w:p>
    <w:p w14:paraId="07F0FBAA" w14:textId="77777777" w:rsidR="0017159E" w:rsidRPr="0017159E" w:rsidRDefault="0017159E" w:rsidP="00552714">
      <w:pPr>
        <w:pStyle w:val="EndNoteBibliography"/>
        <w:ind w:left="-25"/>
      </w:pPr>
      <w:r w:rsidRPr="0017159E">
        <w:t xml:space="preserve">Minich, J. J., Humphrey, G., Benitez, R. A. S., Sanders, J., Swofford, A., Allen, E. E., &amp; Knight, R. (2018). High-Throughput Miniaturized 16S rRNA Amplicon Library Preparation Reduces Costs while Preserving Microbiome Integrity. </w:t>
      </w:r>
      <w:r w:rsidRPr="0017159E">
        <w:rPr>
          <w:i/>
        </w:rPr>
        <w:t>Msystems, 3</w:t>
      </w:r>
      <w:r w:rsidRPr="0017159E">
        <w:t>(6). doi:ARTN e00166-18</w:t>
      </w:r>
    </w:p>
    <w:p w14:paraId="102B78AF" w14:textId="77777777" w:rsidR="0017159E" w:rsidRPr="0017159E" w:rsidRDefault="0017159E" w:rsidP="00552714">
      <w:pPr>
        <w:pStyle w:val="EndNoteBibliography"/>
        <w:ind w:left="-25"/>
      </w:pPr>
      <w:r w:rsidRPr="0017159E">
        <w:t>10.1128/mSystem.00166-18</w:t>
      </w:r>
    </w:p>
    <w:p w14:paraId="6FA10E04" w14:textId="77777777" w:rsidR="0017159E" w:rsidRPr="0017159E" w:rsidRDefault="0017159E" w:rsidP="00552714">
      <w:pPr>
        <w:pStyle w:val="EndNoteBibliography"/>
        <w:ind w:left="-25"/>
      </w:pPr>
      <w:r w:rsidRPr="0017159E">
        <w:t xml:space="preserve">Mitsuishi, Y., Motohashi, H., &amp; Yamamoto, M. (2012). The Keap1-Nrf2 system in cancers: stress response and anabolic metabolism. </w:t>
      </w:r>
      <w:r w:rsidRPr="0017159E">
        <w:rPr>
          <w:i/>
        </w:rPr>
        <w:t>Front Oncol, 2</w:t>
      </w:r>
      <w:r w:rsidRPr="0017159E">
        <w:t>, 200. doi:10.3389/fonc.2012.00200</w:t>
      </w:r>
    </w:p>
    <w:p w14:paraId="0E2246D9" w14:textId="77777777" w:rsidR="0017159E" w:rsidRPr="0017159E" w:rsidRDefault="0017159E" w:rsidP="00552714">
      <w:pPr>
        <w:pStyle w:val="EndNoteBibliography"/>
        <w:ind w:left="-25"/>
      </w:pPr>
      <w:r w:rsidRPr="0017159E">
        <w:t xml:space="preserve">Osburn, W. O., &amp; Kensler, T. W. (2008). Nrf2 signaling: an adaptive response pathway for protection against environmental toxic insults. </w:t>
      </w:r>
      <w:r w:rsidRPr="0017159E">
        <w:rPr>
          <w:i/>
        </w:rPr>
        <w:t>Mutat Res, 659</w:t>
      </w:r>
      <w:r w:rsidRPr="0017159E">
        <w:t>(1-2), 31-39. doi:10.1016/j.mrrev.2007.11.006</w:t>
      </w:r>
    </w:p>
    <w:p w14:paraId="03372E0A" w14:textId="77777777" w:rsidR="0017159E" w:rsidRPr="0017159E" w:rsidRDefault="0017159E" w:rsidP="00552714">
      <w:pPr>
        <w:pStyle w:val="EndNoteBibliography"/>
        <w:ind w:left="-25"/>
      </w:pPr>
      <w:r w:rsidRPr="0017159E">
        <w:t xml:space="preserve">Parada, A. E., Needham, D. M., &amp; Fuhrman, J. A. (2016). Every base matters: assessing small subunit rRNA primers for marine microbiomes with mock communities, time series and global field samples. </w:t>
      </w:r>
      <w:r w:rsidRPr="0017159E">
        <w:rPr>
          <w:i/>
        </w:rPr>
        <w:t>Environmental Microbiology, 18</w:t>
      </w:r>
      <w:r w:rsidRPr="0017159E">
        <w:t>(5), 1403-1414. doi:10.1111/1462-2920.13023</w:t>
      </w:r>
    </w:p>
    <w:p w14:paraId="38624C6F" w14:textId="77777777" w:rsidR="0017159E" w:rsidRPr="0017159E" w:rsidRDefault="0017159E" w:rsidP="00552714">
      <w:pPr>
        <w:pStyle w:val="EndNoteBibliography"/>
        <w:ind w:left="-25"/>
      </w:pPr>
      <w:r w:rsidRPr="0017159E">
        <w:t xml:space="preserve">Qin, J., Li, R., Raes, J., Arumugam, M., Burgdorf, K. S., Manichanh, C., . . . Wang, J. (2010). A human gut microbial gene catalogue established by metagenomic sequencing. </w:t>
      </w:r>
      <w:r w:rsidRPr="0017159E">
        <w:rPr>
          <w:i/>
        </w:rPr>
        <w:t>Nature, 464</w:t>
      </w:r>
      <w:r w:rsidRPr="0017159E">
        <w:t>(7285), 59-65. doi:10.1038/nature08821</w:t>
      </w:r>
    </w:p>
    <w:p w14:paraId="5ED447F0" w14:textId="77777777" w:rsidR="0017159E" w:rsidRPr="0017159E" w:rsidRDefault="0017159E" w:rsidP="00552714">
      <w:pPr>
        <w:pStyle w:val="EndNoteBibliography"/>
        <w:ind w:left="-25"/>
      </w:pPr>
      <w:r w:rsidRPr="0017159E">
        <w:t xml:space="preserve">Quince, C., Lanzen, A., Davenport, R. J., &amp; Turnbaugh, P. J. (2011). Removing Noise From Pyrosequenced Amplicons. </w:t>
      </w:r>
      <w:r w:rsidRPr="0017159E">
        <w:rPr>
          <w:i/>
        </w:rPr>
        <w:t>Bmc Bioinformatics, 12</w:t>
      </w:r>
      <w:r w:rsidRPr="0017159E">
        <w:t>. doi:Artn 38</w:t>
      </w:r>
    </w:p>
    <w:p w14:paraId="6561769D" w14:textId="77777777" w:rsidR="0017159E" w:rsidRPr="0017159E" w:rsidRDefault="0017159E" w:rsidP="00552714">
      <w:pPr>
        <w:pStyle w:val="EndNoteBibliography"/>
        <w:ind w:left="-25"/>
      </w:pPr>
      <w:r w:rsidRPr="0017159E">
        <w:t>10.1186/1471-2105-12-38</w:t>
      </w:r>
    </w:p>
    <w:p w14:paraId="7603C0A3" w14:textId="77777777" w:rsidR="0017159E" w:rsidRPr="0017159E" w:rsidRDefault="0017159E" w:rsidP="00552714">
      <w:pPr>
        <w:pStyle w:val="EndNoteBibliography"/>
        <w:ind w:left="-25"/>
      </w:pPr>
      <w:r w:rsidRPr="0017159E">
        <w:t xml:space="preserve">Rainey, F. A., &amp; Janssen, P. H. (1995). Phylogenetic analysis by 16S ribosomal DNA sequence </w:t>
      </w:r>
      <w:r w:rsidRPr="0017159E">
        <w:lastRenderedPageBreak/>
        <w:t xml:space="preserve">comparison reveals two unrelated groups of species within the genus Ruminococcus. </w:t>
      </w:r>
      <w:r w:rsidRPr="0017159E">
        <w:rPr>
          <w:i/>
        </w:rPr>
        <w:t>FEMS Microbiol Lett, 129</w:t>
      </w:r>
      <w:r w:rsidRPr="0017159E">
        <w:t>(1), 69-73. doi:10.1016/0378-1097(95)00138-U</w:t>
      </w:r>
    </w:p>
    <w:p w14:paraId="48C0324C" w14:textId="77777777" w:rsidR="0017159E" w:rsidRPr="0017159E" w:rsidRDefault="0017159E" w:rsidP="00552714">
      <w:pPr>
        <w:pStyle w:val="EndNoteBibliography"/>
        <w:ind w:left="-25"/>
      </w:pPr>
      <w:r w:rsidRPr="0017159E">
        <w:t xml:space="preserve">Ramakrishna, B. S. (2013). Role of the gut microbiota in human nutrition and metabolism. </w:t>
      </w:r>
      <w:r w:rsidRPr="0017159E">
        <w:rPr>
          <w:i/>
        </w:rPr>
        <w:t>Journal of Gastroenterology and Hepatology, 28</w:t>
      </w:r>
      <w:r w:rsidRPr="0017159E">
        <w:t>, 9-17. doi:10.1111/jgh.12294</w:t>
      </w:r>
    </w:p>
    <w:p w14:paraId="3DE90C85" w14:textId="77777777" w:rsidR="0017159E" w:rsidRPr="0017159E" w:rsidRDefault="0017159E" w:rsidP="00552714">
      <w:pPr>
        <w:pStyle w:val="EndNoteBibliography"/>
        <w:ind w:left="-25"/>
      </w:pPr>
      <w:r w:rsidRPr="0017159E">
        <w:t xml:space="preserve">Roopchand, D. E., Carmody, R. N., Kuhn, P., Moskal, K., Rojas-Silva, P., Turnbaugh, P. J., &amp; Raskin, I. (2015). Dietary Polyphenols Promote Growth of the Gut Bacterium Akkermansia muciniphila and Attenuate High-Fat Diet-Induced Metabolic Syndrome. </w:t>
      </w:r>
      <w:r w:rsidRPr="0017159E">
        <w:rPr>
          <w:i/>
        </w:rPr>
        <w:t>Diabetes, 64</w:t>
      </w:r>
      <w:r w:rsidRPr="0017159E">
        <w:t>(8), 2847-2858. doi:10.2337/db14-1916</w:t>
      </w:r>
    </w:p>
    <w:p w14:paraId="0D24A7F6" w14:textId="77777777" w:rsidR="0017159E" w:rsidRPr="0017159E" w:rsidRDefault="0017159E" w:rsidP="00552714">
      <w:pPr>
        <w:pStyle w:val="EndNoteBibliography"/>
        <w:ind w:left="-25"/>
      </w:pPr>
      <w:r w:rsidRPr="0017159E">
        <w:t xml:space="preserve">Rowland, I., Gibson, G., Heinken, A., Scott, K., Swann, J., Thiele, I., &amp; Tuohy, K. (2018). Gut microbiota functions: metabolism of nutrients and other food components. </w:t>
      </w:r>
      <w:r w:rsidRPr="0017159E">
        <w:rPr>
          <w:i/>
        </w:rPr>
        <w:t>European Journal of Nutrition, 57</w:t>
      </w:r>
      <w:r w:rsidRPr="0017159E">
        <w:t>(1), 1-24. doi:10.1007/s00394-017-1445-8</w:t>
      </w:r>
    </w:p>
    <w:p w14:paraId="6EB90AC7" w14:textId="77777777" w:rsidR="0017159E" w:rsidRPr="0017159E" w:rsidRDefault="0017159E" w:rsidP="00552714">
      <w:pPr>
        <w:pStyle w:val="EndNoteBibliography"/>
        <w:ind w:left="-25"/>
      </w:pPr>
      <w:r w:rsidRPr="0017159E">
        <w:t xml:space="preserve">Schmidt, C. (2015). Mental health: thinking from the gut. </w:t>
      </w:r>
      <w:r w:rsidRPr="0017159E">
        <w:rPr>
          <w:i/>
        </w:rPr>
        <w:t>Nature, 518</w:t>
      </w:r>
      <w:r w:rsidRPr="0017159E">
        <w:t>(7540), S12-15. doi:10.1038/518S13a</w:t>
      </w:r>
    </w:p>
    <w:p w14:paraId="541AF99D" w14:textId="77777777" w:rsidR="0017159E" w:rsidRPr="0017159E" w:rsidRDefault="0017159E" w:rsidP="00552714">
      <w:pPr>
        <w:pStyle w:val="EndNoteBibliography"/>
        <w:ind w:left="-25"/>
      </w:pPr>
      <w:r w:rsidRPr="0017159E">
        <w:t xml:space="preserve">Sekirov, I., Russell, S. L., Antunes, L. C. M., &amp; Finlay, B. B. (2010). Gut Microbiota in Health and Disease. </w:t>
      </w:r>
      <w:r w:rsidRPr="0017159E">
        <w:rPr>
          <w:i/>
        </w:rPr>
        <w:t>Physiological Reviews, 90</w:t>
      </w:r>
      <w:r w:rsidRPr="0017159E">
        <w:t>(3), 859-904. doi:10.1152/physrev.00045.2009</w:t>
      </w:r>
    </w:p>
    <w:p w14:paraId="5437E1B1" w14:textId="77777777" w:rsidR="0017159E" w:rsidRPr="0017159E" w:rsidRDefault="0017159E" w:rsidP="00552714">
      <w:pPr>
        <w:pStyle w:val="EndNoteBibliography"/>
        <w:ind w:left="-25"/>
      </w:pPr>
      <w:r w:rsidRPr="0017159E">
        <w:t xml:space="preserve">Shen, G., Xu, C., Hu, R., Jain, M. R., Gopalkrishnan, A., Nair, S., . . . Kong, A. N. (2006). Modulation of nuclear factor E2-related factor 2-mediated gene expression in mice liver and small intestine by cancer chemopreventive agent curcumin. </w:t>
      </w:r>
      <w:r w:rsidRPr="0017159E">
        <w:rPr>
          <w:i/>
        </w:rPr>
        <w:t>Mol Cancer Ther, 5</w:t>
      </w:r>
      <w:r w:rsidRPr="0017159E">
        <w:t>(1), 39-51. doi:10.1158/1535-7163.MCT-05-0293</w:t>
      </w:r>
    </w:p>
    <w:p w14:paraId="148DB25C" w14:textId="77777777" w:rsidR="0017159E" w:rsidRPr="0017159E" w:rsidRDefault="0017159E" w:rsidP="00552714">
      <w:pPr>
        <w:pStyle w:val="EndNoteBibliography"/>
        <w:ind w:left="-25"/>
      </w:pPr>
      <w:r w:rsidRPr="0017159E">
        <w:t xml:space="preserve">Shim, J. O. (2013). Gut microbiota in inflammatory bowel disease. </w:t>
      </w:r>
      <w:r w:rsidRPr="0017159E">
        <w:rPr>
          <w:i/>
        </w:rPr>
        <w:t>Pediatr Gastroenterol Hepatol Nutr, 16</w:t>
      </w:r>
      <w:r w:rsidRPr="0017159E">
        <w:t>(1), 17-21. doi:10.5223/pghn.2013.16.1.17</w:t>
      </w:r>
    </w:p>
    <w:p w14:paraId="0D6D4980" w14:textId="77777777" w:rsidR="0017159E" w:rsidRPr="0017159E" w:rsidRDefault="0017159E" w:rsidP="00552714">
      <w:pPr>
        <w:pStyle w:val="EndNoteBibliography"/>
        <w:ind w:left="-25"/>
      </w:pPr>
      <w:r w:rsidRPr="0017159E">
        <w:t xml:space="preserve">Taguchi, K., &amp; Yamamoto, M. (2017). The KEAP1-NRF2 System in Cancer. </w:t>
      </w:r>
      <w:r w:rsidRPr="0017159E">
        <w:rPr>
          <w:i/>
        </w:rPr>
        <w:t>Front Oncol, 7</w:t>
      </w:r>
      <w:r w:rsidRPr="0017159E">
        <w:t>, 85. doi:10.3389/fonc.2017.00085</w:t>
      </w:r>
    </w:p>
    <w:p w14:paraId="07FD722B" w14:textId="77777777" w:rsidR="0017159E" w:rsidRPr="0017159E" w:rsidRDefault="0017159E" w:rsidP="00552714">
      <w:pPr>
        <w:pStyle w:val="EndNoteBibliography"/>
        <w:ind w:left="-25"/>
      </w:pPr>
      <w:r w:rsidRPr="0017159E">
        <w:t xml:space="preserve">Tillisch, K., Labus, J. S., Ebrat, B., Stains, J., Naliboff, B. D., Guyonnet, D., . . . Mayer, E. A. (2012). Modulation of the Brain-Gut Axis After 4-Week Intervention With a Probiotic Fermented Dairy Product. </w:t>
      </w:r>
      <w:r w:rsidRPr="0017159E">
        <w:rPr>
          <w:i/>
        </w:rPr>
        <w:t>Gastroenterology, 142</w:t>
      </w:r>
      <w:r w:rsidRPr="0017159E">
        <w:t xml:space="preserve">(5), S115-S115. </w:t>
      </w:r>
    </w:p>
    <w:p w14:paraId="174C9C77" w14:textId="77777777" w:rsidR="0017159E" w:rsidRPr="0017159E" w:rsidRDefault="0017159E" w:rsidP="00552714">
      <w:pPr>
        <w:pStyle w:val="EndNoteBibliography"/>
        <w:ind w:left="-25"/>
      </w:pPr>
      <w:r w:rsidRPr="0017159E">
        <w:t xml:space="preserve">Turnbaugh, P. J., Ridaura, V. K., Faith, J. J., Rey, F. E., Knight, R., &amp; Gordon, J. I. (2009). The effect of diet on the human gut microbiome: a metagenomic analysis in humanized gnotobiotic mice. </w:t>
      </w:r>
      <w:r w:rsidRPr="0017159E">
        <w:rPr>
          <w:i/>
        </w:rPr>
        <w:t>Sci Transl Med, 1</w:t>
      </w:r>
      <w:r w:rsidRPr="0017159E">
        <w:t>(6), 6ra14. doi:10.1126/scitranslmed.3000322</w:t>
      </w:r>
    </w:p>
    <w:p w14:paraId="259AEAB7" w14:textId="77777777" w:rsidR="0017159E" w:rsidRPr="0017159E" w:rsidRDefault="0017159E" w:rsidP="00552714">
      <w:pPr>
        <w:pStyle w:val="EndNoteBibliography"/>
        <w:ind w:left="-25"/>
      </w:pPr>
      <w:r w:rsidRPr="0017159E">
        <w:t xml:space="preserve">Ussar, S., Griffin, N. W., Bezy, O., Fujisaka, S., Vienberg, S., Softic, S., . . . Kahn, C. R. (2015). Interactions between Gut Microbiota, Host Genetics and Diet Modulate the Predisposition to Obesity and Metabolic Syndrome. </w:t>
      </w:r>
      <w:r w:rsidRPr="0017159E">
        <w:rPr>
          <w:i/>
        </w:rPr>
        <w:t>Cell Metabolism, 22</w:t>
      </w:r>
      <w:r w:rsidRPr="0017159E">
        <w:t>(3), 516-530. doi:10.1016/j.cmet.2015.07.007</w:t>
      </w:r>
    </w:p>
    <w:p w14:paraId="0563F7CB" w14:textId="77777777" w:rsidR="0017159E" w:rsidRPr="0017159E" w:rsidRDefault="0017159E" w:rsidP="00552714">
      <w:pPr>
        <w:pStyle w:val="EndNoteBibliography"/>
        <w:ind w:left="-25"/>
      </w:pPr>
      <w:r w:rsidRPr="0017159E">
        <w:t xml:space="preserve">Walters, W., Hyde, E. R., Berg-Lyons, D., Ackermann, G., Humphrey, G., Parada, A., . . . Knight, R. (2016). Improved Bacterial 16S rRNA Gene (V4 and V4-5) and Fungal Internal Transcribed Spacer Marker Gene Primers for Microbial Community Surveys. </w:t>
      </w:r>
      <w:r w:rsidRPr="0017159E">
        <w:rPr>
          <w:i/>
        </w:rPr>
        <w:t>Msystems, 1</w:t>
      </w:r>
      <w:r w:rsidRPr="0017159E">
        <w:t>(1). doi:UNSP e00009</w:t>
      </w:r>
    </w:p>
    <w:p w14:paraId="319C151B" w14:textId="77777777" w:rsidR="0017159E" w:rsidRPr="0017159E" w:rsidRDefault="0017159E" w:rsidP="00552714">
      <w:pPr>
        <w:pStyle w:val="EndNoteBibliography"/>
        <w:ind w:left="-25"/>
      </w:pPr>
      <w:r w:rsidRPr="0017159E">
        <w:t>10.1128/mSystems.00009-15</w:t>
      </w:r>
    </w:p>
    <w:p w14:paraId="73FCA70B" w14:textId="77777777" w:rsidR="0017159E" w:rsidRPr="0017159E" w:rsidRDefault="0017159E" w:rsidP="00552714">
      <w:pPr>
        <w:pStyle w:val="EndNoteBibliography"/>
        <w:ind w:left="-25"/>
      </w:pPr>
      <w:r w:rsidRPr="0017159E">
        <w:t xml:space="preserve">Yilmaz, P., Parfrey, L. W., Yarza, P., Gerken, J., Pruesse, E., Quast, C., . . . Glockner, F. O. (2014). The SILVA and "All-species Living Tree Project (LTP)" taxonomic frameworks. </w:t>
      </w:r>
      <w:r w:rsidRPr="0017159E">
        <w:rPr>
          <w:i/>
        </w:rPr>
        <w:t>Nucleic Acids Research, 42</w:t>
      </w:r>
      <w:r w:rsidRPr="0017159E">
        <w:t>(D1), D643-D648. doi:10.1093/nar/gkt1209</w:t>
      </w:r>
    </w:p>
    <w:p w14:paraId="4B399FEE" w14:textId="77777777" w:rsidR="0017159E" w:rsidRPr="0017159E" w:rsidRDefault="0017159E" w:rsidP="00552714">
      <w:pPr>
        <w:pStyle w:val="EndNoteBibliography"/>
        <w:ind w:left="-25"/>
      </w:pPr>
      <w:r w:rsidRPr="0017159E">
        <w:t xml:space="preserve">Zhang, D. D. (2006). Mechanistic studies of the Nrf2-Keap1 signaling pathway. </w:t>
      </w:r>
      <w:r w:rsidRPr="0017159E">
        <w:rPr>
          <w:i/>
        </w:rPr>
        <w:t>Drug Metab Rev, 38</w:t>
      </w:r>
      <w:r w:rsidRPr="0017159E">
        <w:t>(4), 769-789. doi:10.1080/03602530600971974</w:t>
      </w:r>
    </w:p>
    <w:p w14:paraId="00FC6195" w14:textId="77777777" w:rsidR="0017159E" w:rsidRPr="0017159E" w:rsidRDefault="0017159E" w:rsidP="00552714">
      <w:pPr>
        <w:pStyle w:val="EndNoteBibliography"/>
        <w:ind w:left="-25"/>
      </w:pPr>
      <w:r w:rsidRPr="0017159E">
        <w:t xml:space="preserve">Zhang, L., Carmody, R. N., Kalariya, H. M., Duran, R. M., Moskal, K., Poulev, A., . . . Roopchand, D. E. (2018). Grape proanthocyanidin-induced intestinal bloom of Akkermansia muciniphila is dependent on its baseline abundance and precedes activation of host genes related to metabolic health. </w:t>
      </w:r>
      <w:r w:rsidRPr="0017159E">
        <w:rPr>
          <w:i/>
        </w:rPr>
        <w:t>J Nutr Biochem, 56</w:t>
      </w:r>
      <w:r w:rsidRPr="0017159E">
        <w:t>, 142-151. doi:10.1016/j.jnutbio.2018.02.009</w:t>
      </w:r>
    </w:p>
    <w:p w14:paraId="31B3422F" w14:textId="6E1759F9" w:rsidR="00E65298" w:rsidRPr="007F3B3D" w:rsidRDefault="00296FB0" w:rsidP="00552714">
      <w:pPr>
        <w:spacing w:line="360" w:lineRule="auto"/>
        <w:rPr>
          <w:rFonts w:ascii="Times New Roman" w:hAnsi="Times New Roman" w:cs="Times New Roman"/>
          <w:b/>
          <w:sz w:val="24"/>
          <w:szCs w:val="24"/>
        </w:rPr>
      </w:pPr>
      <w:r w:rsidRPr="006B61B0">
        <w:rPr>
          <w:rFonts w:ascii="Times New Roman" w:hAnsi="Times New Roman" w:cs="Times New Roman"/>
          <w:b/>
          <w:sz w:val="24"/>
          <w:szCs w:val="24"/>
        </w:rPr>
        <w:fldChar w:fldCharType="end"/>
      </w:r>
    </w:p>
    <w:sectPr w:rsidR="00E65298" w:rsidRPr="007F3B3D">
      <w:footerReference w:type="default" r:id="rId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尹然(基础科学研究部) [2]" w:date="2021-08-10T10:00:00Z" w:initials="尹然(基础科学研究">
    <w:p w14:paraId="1581F528" w14:textId="52AC4988" w:rsidR="00953DE9" w:rsidRDefault="00953DE9">
      <w:pPr>
        <w:pStyle w:val="a9"/>
      </w:pPr>
      <w:r>
        <w:rPr>
          <w:rStyle w:val="a8"/>
        </w:rPr>
        <w:annotationRef/>
      </w:r>
      <w:r>
        <w:rPr>
          <w:rFonts w:hint="eastAsia"/>
        </w:rPr>
        <w:t>A</w:t>
      </w:r>
      <w:r>
        <w:t>bstract may have too many words, usually it’s limit is about 1000 words or less. So far we keep it until we decide which journal we want to submit</w:t>
      </w:r>
    </w:p>
  </w:comment>
  <w:comment w:id="52" w:author="Sargsyan, Davit [JRDUS]" w:date="2020-04-30T23:02:00Z" w:initials="SD[">
    <w:p w14:paraId="5728033A" w14:textId="69AB7528" w:rsidR="00953DE9" w:rsidRDefault="00953DE9">
      <w:pPr>
        <w:pStyle w:val="a9"/>
      </w:pPr>
      <w:r>
        <w:rPr>
          <w:rStyle w:val="a8"/>
        </w:rPr>
        <w:annotationRef/>
      </w:r>
      <w:r>
        <w:t xml:space="preserve">Are these 2 different 97% thresholds? </w:t>
      </w:r>
    </w:p>
  </w:comment>
  <w:comment w:id="51" w:author="Sargsyan, Davit [JRDUS]" w:date="2020-06-28T09:15:00Z" w:initials="SD[">
    <w:p w14:paraId="32DDCFCE" w14:textId="16A2A82F" w:rsidR="00953DE9" w:rsidRDefault="00953DE9">
      <w:pPr>
        <w:pStyle w:val="a9"/>
      </w:pPr>
      <w:r>
        <w:rPr>
          <w:rStyle w:val="a8"/>
        </w:rPr>
        <w:annotationRef/>
      </w:r>
      <w:r>
        <w:t>Dr Gao to confirm</w:t>
      </w:r>
    </w:p>
  </w:comment>
  <w:comment w:id="53" w:author="Sargsyan, Davit [JRDUS]" w:date="2020-06-29T10:45:00Z" w:initials="SD[">
    <w:p w14:paraId="260239BF" w14:textId="481A3A8D" w:rsidR="00953DE9" w:rsidRDefault="00953DE9">
      <w:pPr>
        <w:pStyle w:val="a9"/>
      </w:pPr>
      <w:r>
        <w:rPr>
          <w:rStyle w:val="a8"/>
        </w:rPr>
        <w:annotationRef/>
      </w:r>
      <w:r>
        <w:t xml:space="preserve">Reference: </w:t>
      </w:r>
      <w:hyperlink r:id="rId1" w:history="1">
        <w:r>
          <w:rPr>
            <w:rStyle w:val="a7"/>
          </w:rPr>
          <w:t>https://benjjneb.github.io/dada2/tutorial.html</w:t>
        </w:r>
      </w:hyperlink>
    </w:p>
  </w:comment>
  <w:comment w:id="54" w:author="Sargsyan, Davit [JRDUS]" w:date="2020-06-29T10:45:00Z" w:initials="SD[">
    <w:p w14:paraId="314507AB" w14:textId="3C434E8C" w:rsidR="00953DE9" w:rsidRDefault="00953DE9">
      <w:pPr>
        <w:pStyle w:val="a9"/>
      </w:pPr>
      <w:r>
        <w:rPr>
          <w:rStyle w:val="a8"/>
        </w:rPr>
        <w:annotationRef/>
      </w:r>
      <w:r>
        <w:t xml:space="preserve">Reference: </w:t>
      </w:r>
      <w:hyperlink r:id="rId2" w:history="1">
        <w:r>
          <w:rPr>
            <w:rStyle w:val="a7"/>
          </w:rPr>
          <w:t>https://www.arb-silva.de/</w:t>
        </w:r>
      </w:hyperlink>
    </w:p>
  </w:comment>
  <w:comment w:id="59" w:author="Sargsyan, Davit [JRDUS]" w:date="2021-04-14T09:19:00Z" w:initials="SD[">
    <w:p w14:paraId="1E5ABEB2" w14:textId="1D5C9A91" w:rsidR="00953DE9" w:rsidRDefault="00953DE9">
      <w:pPr>
        <w:pStyle w:val="a9"/>
      </w:pPr>
      <w:r>
        <w:rPr>
          <w:rStyle w:val="a8"/>
        </w:rPr>
        <w:annotationRef/>
      </w:r>
      <w:proofErr w:type="spellStart"/>
      <w:r>
        <w:rPr>
          <w:rFonts w:ascii="Times New Roman" w:hAnsi="Times New Roman" w:cs="Times New Roman"/>
          <w:sz w:val="24"/>
        </w:rPr>
        <w:t>Yuyin’s</w:t>
      </w:r>
      <w:proofErr w:type="spellEnd"/>
      <w:r>
        <w:rPr>
          <w:rFonts w:ascii="Times New Roman" w:hAnsi="Times New Roman" w:cs="Times New Roman"/>
          <w:sz w:val="24"/>
        </w:rPr>
        <w:t xml:space="preserve"> figures</w:t>
      </w:r>
    </w:p>
  </w:comment>
  <w:comment w:id="71" w:author="尹然(基础科学研究部) [2]" w:date="2021-08-09T22:13:00Z" w:initials="尹然(基础科学研究">
    <w:p w14:paraId="14B28F73" w14:textId="26D1BF5C" w:rsidR="00953DE9" w:rsidRDefault="00953DE9">
      <w:pPr>
        <w:pStyle w:val="a9"/>
      </w:pPr>
      <w:r>
        <w:rPr>
          <w:rStyle w:val="a8"/>
        </w:rPr>
        <w:annotationRef/>
      </w:r>
      <w:r>
        <w:rPr>
          <w:rFonts w:hint="eastAsia"/>
        </w:rPr>
        <w:t>A</w:t>
      </w:r>
      <w:r>
        <w:t>mino acid with a space between two words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581F528" w15:done="0"/>
  <w15:commentEx w15:paraId="5728033A" w15:done="0"/>
  <w15:commentEx w15:paraId="32DDCFCE" w15:done="0"/>
  <w15:commentEx w15:paraId="260239BF" w15:done="0"/>
  <w15:commentEx w15:paraId="314507AB" w15:done="0"/>
  <w15:commentEx w15:paraId="1E5ABEB2" w15:done="0"/>
  <w15:commentEx w15:paraId="14B28F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1320B" w16cex:dateUtc="2021-04-14T13: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28033A" w16cid:durableId="2255D78C"/>
  <w16cid:commentId w16cid:paraId="32DDCFCE" w16cid:durableId="22A2DE38"/>
  <w16cid:commentId w16cid:paraId="260239BF" w16cid:durableId="22A444BD"/>
  <w16cid:commentId w16cid:paraId="314507AB" w16cid:durableId="22A444DE"/>
  <w16cid:commentId w16cid:paraId="1E5ABEB2" w16cid:durableId="2421320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13062D" w14:textId="77777777" w:rsidR="00530628" w:rsidRDefault="00530628" w:rsidP="00F37C94">
      <w:r>
        <w:separator/>
      </w:r>
    </w:p>
  </w:endnote>
  <w:endnote w:type="continuationSeparator" w:id="0">
    <w:p w14:paraId="43FD72A9" w14:textId="77777777" w:rsidR="00530628" w:rsidRDefault="00530628" w:rsidP="00F37C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3933547"/>
      <w:docPartObj>
        <w:docPartGallery w:val="Page Numbers (Bottom of Page)"/>
        <w:docPartUnique/>
      </w:docPartObj>
    </w:sdtPr>
    <w:sdtEndPr>
      <w:rPr>
        <w:noProof/>
      </w:rPr>
    </w:sdtEndPr>
    <w:sdtContent>
      <w:p w14:paraId="2B3111C3" w14:textId="0943127E" w:rsidR="00953DE9" w:rsidRDefault="00953DE9">
        <w:pPr>
          <w:pStyle w:val="ad"/>
          <w:jc w:val="right"/>
        </w:pPr>
        <w:r>
          <w:fldChar w:fldCharType="begin"/>
        </w:r>
        <w:r>
          <w:instrText xml:space="preserve"> PAGE   \* MERGEFORMAT </w:instrText>
        </w:r>
        <w:r>
          <w:fldChar w:fldCharType="separate"/>
        </w:r>
        <w:r w:rsidR="006105A1">
          <w:rPr>
            <w:noProof/>
          </w:rPr>
          <w:t>21</w:t>
        </w:r>
        <w:r>
          <w:rPr>
            <w:noProof/>
          </w:rPr>
          <w:fldChar w:fldCharType="end"/>
        </w:r>
      </w:p>
    </w:sdtContent>
  </w:sdt>
  <w:p w14:paraId="79333F75" w14:textId="77777777" w:rsidR="00953DE9" w:rsidRDefault="00953DE9">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D45748" w14:textId="77777777" w:rsidR="00530628" w:rsidRDefault="00530628" w:rsidP="00F37C94">
      <w:r>
        <w:separator/>
      </w:r>
    </w:p>
  </w:footnote>
  <w:footnote w:type="continuationSeparator" w:id="0">
    <w:p w14:paraId="51C85670" w14:textId="77777777" w:rsidR="00530628" w:rsidRDefault="00530628" w:rsidP="00F37C9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E8F127E"/>
    <w:multiLevelType w:val="hybridMultilevel"/>
    <w:tmpl w:val="725A6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尹然(基础科学研究部)">
    <w15:presenceInfo w15:providerId="AD" w15:userId="S-1-5-21-3769939121-2451758394-3012683321-145561"/>
  </w15:person>
  <w15:person w15:author="尹然(基础科学研究部) [2]">
    <w15:presenceInfo w15:providerId="AD" w15:userId="S-1-5-21-3769939121-2451758394-3012683321-145561"/>
  </w15:person>
  <w15:person w15:author="Sargsyan, Davit [JRDUS]">
    <w15:presenceInfo w15:providerId="AD" w15:userId="S::dsargsy@its.jnj.com::3e31b559-84b2-4844-9a39-5ca6ce0fe1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MwNDI0MDAytTA0MLVU0lEKTi0uzszPAykwMqwFAHKtTZ8tAAAA"/>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B87D9D"/>
    <w:rsid w:val="00004CEB"/>
    <w:rsid w:val="00007230"/>
    <w:rsid w:val="00010C59"/>
    <w:rsid w:val="00010EED"/>
    <w:rsid w:val="0001159B"/>
    <w:rsid w:val="00016585"/>
    <w:rsid w:val="00020196"/>
    <w:rsid w:val="00024990"/>
    <w:rsid w:val="00025E9D"/>
    <w:rsid w:val="000263CC"/>
    <w:rsid w:val="00026669"/>
    <w:rsid w:val="00027924"/>
    <w:rsid w:val="00031961"/>
    <w:rsid w:val="000332D4"/>
    <w:rsid w:val="0003656B"/>
    <w:rsid w:val="00037C06"/>
    <w:rsid w:val="00040AFC"/>
    <w:rsid w:val="00044181"/>
    <w:rsid w:val="000456C5"/>
    <w:rsid w:val="00046AE5"/>
    <w:rsid w:val="00050325"/>
    <w:rsid w:val="000570FE"/>
    <w:rsid w:val="000575B8"/>
    <w:rsid w:val="000629E6"/>
    <w:rsid w:val="00063942"/>
    <w:rsid w:val="0006737E"/>
    <w:rsid w:val="00072DC3"/>
    <w:rsid w:val="00073E44"/>
    <w:rsid w:val="00074BC8"/>
    <w:rsid w:val="0007608E"/>
    <w:rsid w:val="0007634A"/>
    <w:rsid w:val="0007684F"/>
    <w:rsid w:val="00076E6A"/>
    <w:rsid w:val="00077779"/>
    <w:rsid w:val="00083081"/>
    <w:rsid w:val="000830D1"/>
    <w:rsid w:val="000843EC"/>
    <w:rsid w:val="00085D97"/>
    <w:rsid w:val="0008692B"/>
    <w:rsid w:val="00087664"/>
    <w:rsid w:val="00090839"/>
    <w:rsid w:val="000915FE"/>
    <w:rsid w:val="0009370C"/>
    <w:rsid w:val="00093EEF"/>
    <w:rsid w:val="00097E22"/>
    <w:rsid w:val="000A02C9"/>
    <w:rsid w:val="000A1439"/>
    <w:rsid w:val="000A35C9"/>
    <w:rsid w:val="000A5660"/>
    <w:rsid w:val="000B2009"/>
    <w:rsid w:val="000B4702"/>
    <w:rsid w:val="000B4B59"/>
    <w:rsid w:val="000B4D88"/>
    <w:rsid w:val="000B62F6"/>
    <w:rsid w:val="000B69A7"/>
    <w:rsid w:val="000B74ED"/>
    <w:rsid w:val="000B76D3"/>
    <w:rsid w:val="000C51CB"/>
    <w:rsid w:val="000C6F0A"/>
    <w:rsid w:val="000C76CC"/>
    <w:rsid w:val="000C7992"/>
    <w:rsid w:val="000D14B9"/>
    <w:rsid w:val="000D535A"/>
    <w:rsid w:val="000D68C2"/>
    <w:rsid w:val="000D7854"/>
    <w:rsid w:val="000E7E4F"/>
    <w:rsid w:val="000F3B38"/>
    <w:rsid w:val="000F7BE9"/>
    <w:rsid w:val="00100660"/>
    <w:rsid w:val="001022B7"/>
    <w:rsid w:val="001062BA"/>
    <w:rsid w:val="001070CD"/>
    <w:rsid w:val="001107E8"/>
    <w:rsid w:val="00111733"/>
    <w:rsid w:val="00117CB5"/>
    <w:rsid w:val="00117F3B"/>
    <w:rsid w:val="00121091"/>
    <w:rsid w:val="00123C53"/>
    <w:rsid w:val="001248E1"/>
    <w:rsid w:val="001257BA"/>
    <w:rsid w:val="00131DF7"/>
    <w:rsid w:val="0013396A"/>
    <w:rsid w:val="001351D6"/>
    <w:rsid w:val="001377B2"/>
    <w:rsid w:val="00140DA4"/>
    <w:rsid w:val="001425B8"/>
    <w:rsid w:val="00142917"/>
    <w:rsid w:val="0015177C"/>
    <w:rsid w:val="0015259E"/>
    <w:rsid w:val="001541C2"/>
    <w:rsid w:val="001553BD"/>
    <w:rsid w:val="0016257B"/>
    <w:rsid w:val="0016286F"/>
    <w:rsid w:val="00163834"/>
    <w:rsid w:val="0017159E"/>
    <w:rsid w:val="001763B0"/>
    <w:rsid w:val="00180E2E"/>
    <w:rsid w:val="00184467"/>
    <w:rsid w:val="0018754D"/>
    <w:rsid w:val="00187B9C"/>
    <w:rsid w:val="00192456"/>
    <w:rsid w:val="00192A43"/>
    <w:rsid w:val="00194B68"/>
    <w:rsid w:val="001A376C"/>
    <w:rsid w:val="001A63CC"/>
    <w:rsid w:val="001B0763"/>
    <w:rsid w:val="001B14D1"/>
    <w:rsid w:val="001B190C"/>
    <w:rsid w:val="001B2BF7"/>
    <w:rsid w:val="001B6443"/>
    <w:rsid w:val="001C6704"/>
    <w:rsid w:val="001C7815"/>
    <w:rsid w:val="001D024D"/>
    <w:rsid w:val="001D0A1E"/>
    <w:rsid w:val="001D38AA"/>
    <w:rsid w:val="001D47C6"/>
    <w:rsid w:val="001D49A9"/>
    <w:rsid w:val="001D5779"/>
    <w:rsid w:val="001D6700"/>
    <w:rsid w:val="001D7E8A"/>
    <w:rsid w:val="001E0FF9"/>
    <w:rsid w:val="001E40ED"/>
    <w:rsid w:val="001F036B"/>
    <w:rsid w:val="001F0D67"/>
    <w:rsid w:val="001F1453"/>
    <w:rsid w:val="002007E8"/>
    <w:rsid w:val="00201E91"/>
    <w:rsid w:val="002030CB"/>
    <w:rsid w:val="00204034"/>
    <w:rsid w:val="00205343"/>
    <w:rsid w:val="00205AF9"/>
    <w:rsid w:val="00205B56"/>
    <w:rsid w:val="00206A77"/>
    <w:rsid w:val="00207D2C"/>
    <w:rsid w:val="00212A40"/>
    <w:rsid w:val="00212D44"/>
    <w:rsid w:val="0021490D"/>
    <w:rsid w:val="00216A78"/>
    <w:rsid w:val="00223104"/>
    <w:rsid w:val="0022364D"/>
    <w:rsid w:val="002268FD"/>
    <w:rsid w:val="00226F8A"/>
    <w:rsid w:val="00227CA3"/>
    <w:rsid w:val="00231390"/>
    <w:rsid w:val="00234C1A"/>
    <w:rsid w:val="00237A3D"/>
    <w:rsid w:val="00240EB3"/>
    <w:rsid w:val="00242B03"/>
    <w:rsid w:val="0024475A"/>
    <w:rsid w:val="00245781"/>
    <w:rsid w:val="00251457"/>
    <w:rsid w:val="002537B0"/>
    <w:rsid w:val="00255708"/>
    <w:rsid w:val="002557CF"/>
    <w:rsid w:val="002576ED"/>
    <w:rsid w:val="0026216A"/>
    <w:rsid w:val="002627DB"/>
    <w:rsid w:val="002630E4"/>
    <w:rsid w:val="002675CF"/>
    <w:rsid w:val="00267C96"/>
    <w:rsid w:val="00270DC2"/>
    <w:rsid w:val="00271B5E"/>
    <w:rsid w:val="002726FD"/>
    <w:rsid w:val="002760F9"/>
    <w:rsid w:val="002773F4"/>
    <w:rsid w:val="00283A1F"/>
    <w:rsid w:val="002845F9"/>
    <w:rsid w:val="002859C4"/>
    <w:rsid w:val="00287633"/>
    <w:rsid w:val="00296456"/>
    <w:rsid w:val="00296E87"/>
    <w:rsid w:val="00296FB0"/>
    <w:rsid w:val="00297C45"/>
    <w:rsid w:val="002A1282"/>
    <w:rsid w:val="002A1330"/>
    <w:rsid w:val="002A265B"/>
    <w:rsid w:val="002A4E4A"/>
    <w:rsid w:val="002A5E2A"/>
    <w:rsid w:val="002A62DE"/>
    <w:rsid w:val="002B23BB"/>
    <w:rsid w:val="002B2912"/>
    <w:rsid w:val="002B2ED4"/>
    <w:rsid w:val="002B3CAB"/>
    <w:rsid w:val="002B49FF"/>
    <w:rsid w:val="002B5940"/>
    <w:rsid w:val="002B69AE"/>
    <w:rsid w:val="002B79CC"/>
    <w:rsid w:val="002C0074"/>
    <w:rsid w:val="002C0A49"/>
    <w:rsid w:val="002C2004"/>
    <w:rsid w:val="002C5D12"/>
    <w:rsid w:val="002D23B1"/>
    <w:rsid w:val="002D5CB1"/>
    <w:rsid w:val="002D5FF2"/>
    <w:rsid w:val="002D6DD9"/>
    <w:rsid w:val="002E0229"/>
    <w:rsid w:val="002E0712"/>
    <w:rsid w:val="002E343B"/>
    <w:rsid w:val="002E4550"/>
    <w:rsid w:val="002E5BCF"/>
    <w:rsid w:val="002F0F8D"/>
    <w:rsid w:val="002F634C"/>
    <w:rsid w:val="002F6D09"/>
    <w:rsid w:val="002F7D24"/>
    <w:rsid w:val="00301A0C"/>
    <w:rsid w:val="00302786"/>
    <w:rsid w:val="0030329E"/>
    <w:rsid w:val="003037A2"/>
    <w:rsid w:val="003040B8"/>
    <w:rsid w:val="00307118"/>
    <w:rsid w:val="00310443"/>
    <w:rsid w:val="0031629D"/>
    <w:rsid w:val="00317BBB"/>
    <w:rsid w:val="003209EC"/>
    <w:rsid w:val="00321D20"/>
    <w:rsid w:val="0032314D"/>
    <w:rsid w:val="0032760F"/>
    <w:rsid w:val="00330259"/>
    <w:rsid w:val="003313DC"/>
    <w:rsid w:val="00332A31"/>
    <w:rsid w:val="00334E86"/>
    <w:rsid w:val="00335292"/>
    <w:rsid w:val="00336D31"/>
    <w:rsid w:val="00337BD3"/>
    <w:rsid w:val="0034053D"/>
    <w:rsid w:val="00352F82"/>
    <w:rsid w:val="0035587D"/>
    <w:rsid w:val="003562F0"/>
    <w:rsid w:val="0036021B"/>
    <w:rsid w:val="00362B0A"/>
    <w:rsid w:val="00365014"/>
    <w:rsid w:val="00372019"/>
    <w:rsid w:val="0037265C"/>
    <w:rsid w:val="003736BE"/>
    <w:rsid w:val="00375319"/>
    <w:rsid w:val="00375E6A"/>
    <w:rsid w:val="00376643"/>
    <w:rsid w:val="00377D22"/>
    <w:rsid w:val="003801C0"/>
    <w:rsid w:val="003815F2"/>
    <w:rsid w:val="0038349B"/>
    <w:rsid w:val="003920F8"/>
    <w:rsid w:val="00392441"/>
    <w:rsid w:val="00392DDE"/>
    <w:rsid w:val="00396811"/>
    <w:rsid w:val="003A0A17"/>
    <w:rsid w:val="003A2E7C"/>
    <w:rsid w:val="003A3F94"/>
    <w:rsid w:val="003A7CE9"/>
    <w:rsid w:val="003B38F3"/>
    <w:rsid w:val="003B617A"/>
    <w:rsid w:val="003B795D"/>
    <w:rsid w:val="003C4162"/>
    <w:rsid w:val="003C565A"/>
    <w:rsid w:val="003C5D03"/>
    <w:rsid w:val="003D10F6"/>
    <w:rsid w:val="003D1EA5"/>
    <w:rsid w:val="003D377E"/>
    <w:rsid w:val="003D5DCD"/>
    <w:rsid w:val="003D7C09"/>
    <w:rsid w:val="003E37DB"/>
    <w:rsid w:val="003E6813"/>
    <w:rsid w:val="003E6A6D"/>
    <w:rsid w:val="003E7346"/>
    <w:rsid w:val="003F060C"/>
    <w:rsid w:val="003F26AE"/>
    <w:rsid w:val="003F3673"/>
    <w:rsid w:val="003F4B2C"/>
    <w:rsid w:val="003F5B01"/>
    <w:rsid w:val="003F7C2D"/>
    <w:rsid w:val="004020A8"/>
    <w:rsid w:val="00403709"/>
    <w:rsid w:val="00403ABD"/>
    <w:rsid w:val="00406DF1"/>
    <w:rsid w:val="004111CF"/>
    <w:rsid w:val="00411F0D"/>
    <w:rsid w:val="00421F62"/>
    <w:rsid w:val="00427C10"/>
    <w:rsid w:val="004323C4"/>
    <w:rsid w:val="0044143A"/>
    <w:rsid w:val="00441C53"/>
    <w:rsid w:val="00442894"/>
    <w:rsid w:val="00444E78"/>
    <w:rsid w:val="00445EB4"/>
    <w:rsid w:val="0045111B"/>
    <w:rsid w:val="00451BE6"/>
    <w:rsid w:val="00451CD5"/>
    <w:rsid w:val="00452738"/>
    <w:rsid w:val="00452AD7"/>
    <w:rsid w:val="00453723"/>
    <w:rsid w:val="00456546"/>
    <w:rsid w:val="004605F5"/>
    <w:rsid w:val="00465531"/>
    <w:rsid w:val="004711B4"/>
    <w:rsid w:val="0047297A"/>
    <w:rsid w:val="004735C8"/>
    <w:rsid w:val="0047368E"/>
    <w:rsid w:val="004756AA"/>
    <w:rsid w:val="00476469"/>
    <w:rsid w:val="004837FB"/>
    <w:rsid w:val="00484753"/>
    <w:rsid w:val="00486E2B"/>
    <w:rsid w:val="0049107D"/>
    <w:rsid w:val="0049153E"/>
    <w:rsid w:val="00491A3B"/>
    <w:rsid w:val="00494F24"/>
    <w:rsid w:val="004A1A38"/>
    <w:rsid w:val="004A4532"/>
    <w:rsid w:val="004A498B"/>
    <w:rsid w:val="004A5FE4"/>
    <w:rsid w:val="004A61EB"/>
    <w:rsid w:val="004A71AC"/>
    <w:rsid w:val="004B2702"/>
    <w:rsid w:val="004B2CF4"/>
    <w:rsid w:val="004B389C"/>
    <w:rsid w:val="004C2E23"/>
    <w:rsid w:val="004C782E"/>
    <w:rsid w:val="004D25C3"/>
    <w:rsid w:val="004D5F18"/>
    <w:rsid w:val="004D76D9"/>
    <w:rsid w:val="004E2107"/>
    <w:rsid w:val="004F1902"/>
    <w:rsid w:val="004F58F4"/>
    <w:rsid w:val="0050670D"/>
    <w:rsid w:val="0051553E"/>
    <w:rsid w:val="00515724"/>
    <w:rsid w:val="0051624C"/>
    <w:rsid w:val="00516FF3"/>
    <w:rsid w:val="005208F1"/>
    <w:rsid w:val="00521996"/>
    <w:rsid w:val="0052283C"/>
    <w:rsid w:val="00524AFF"/>
    <w:rsid w:val="00530628"/>
    <w:rsid w:val="00540852"/>
    <w:rsid w:val="0054174D"/>
    <w:rsid w:val="00542462"/>
    <w:rsid w:val="005475EA"/>
    <w:rsid w:val="00552714"/>
    <w:rsid w:val="005556E9"/>
    <w:rsid w:val="00555E38"/>
    <w:rsid w:val="00562D1F"/>
    <w:rsid w:val="0056538F"/>
    <w:rsid w:val="005706A0"/>
    <w:rsid w:val="005731CE"/>
    <w:rsid w:val="0057512C"/>
    <w:rsid w:val="0057593F"/>
    <w:rsid w:val="00576283"/>
    <w:rsid w:val="00576DF7"/>
    <w:rsid w:val="00577C13"/>
    <w:rsid w:val="00585774"/>
    <w:rsid w:val="005857CC"/>
    <w:rsid w:val="0058669F"/>
    <w:rsid w:val="0059064E"/>
    <w:rsid w:val="005911AF"/>
    <w:rsid w:val="005913B6"/>
    <w:rsid w:val="00591F8B"/>
    <w:rsid w:val="00594BF5"/>
    <w:rsid w:val="00596896"/>
    <w:rsid w:val="005A1F83"/>
    <w:rsid w:val="005A2AB7"/>
    <w:rsid w:val="005A7DAB"/>
    <w:rsid w:val="005B1522"/>
    <w:rsid w:val="005B4753"/>
    <w:rsid w:val="005C0362"/>
    <w:rsid w:val="005C5519"/>
    <w:rsid w:val="005C7EAA"/>
    <w:rsid w:val="005D07AA"/>
    <w:rsid w:val="005D1AE7"/>
    <w:rsid w:val="005D2124"/>
    <w:rsid w:val="005D4E7B"/>
    <w:rsid w:val="005E1853"/>
    <w:rsid w:val="005E3B4B"/>
    <w:rsid w:val="005E54D2"/>
    <w:rsid w:val="005E588F"/>
    <w:rsid w:val="005E7A48"/>
    <w:rsid w:val="005F065A"/>
    <w:rsid w:val="005F2F8D"/>
    <w:rsid w:val="005F5422"/>
    <w:rsid w:val="005F54C3"/>
    <w:rsid w:val="005F5CB8"/>
    <w:rsid w:val="00600A7F"/>
    <w:rsid w:val="00605E87"/>
    <w:rsid w:val="006105A1"/>
    <w:rsid w:val="00612739"/>
    <w:rsid w:val="00613680"/>
    <w:rsid w:val="006141E4"/>
    <w:rsid w:val="00617597"/>
    <w:rsid w:val="00620278"/>
    <w:rsid w:val="006219A4"/>
    <w:rsid w:val="00627D59"/>
    <w:rsid w:val="00637E19"/>
    <w:rsid w:val="0064193F"/>
    <w:rsid w:val="00641993"/>
    <w:rsid w:val="00644E2D"/>
    <w:rsid w:val="00650817"/>
    <w:rsid w:val="0065276C"/>
    <w:rsid w:val="00656395"/>
    <w:rsid w:val="00656835"/>
    <w:rsid w:val="00660300"/>
    <w:rsid w:val="006614E2"/>
    <w:rsid w:val="00663FFA"/>
    <w:rsid w:val="00665291"/>
    <w:rsid w:val="00665FD7"/>
    <w:rsid w:val="006673B0"/>
    <w:rsid w:val="00670096"/>
    <w:rsid w:val="006709EF"/>
    <w:rsid w:val="00670F4C"/>
    <w:rsid w:val="006736CA"/>
    <w:rsid w:val="00675556"/>
    <w:rsid w:val="00675593"/>
    <w:rsid w:val="006804F3"/>
    <w:rsid w:val="00680DD0"/>
    <w:rsid w:val="00681A71"/>
    <w:rsid w:val="006823EC"/>
    <w:rsid w:val="00683196"/>
    <w:rsid w:val="00687A0A"/>
    <w:rsid w:val="00690DE0"/>
    <w:rsid w:val="00695381"/>
    <w:rsid w:val="00697DC8"/>
    <w:rsid w:val="006A0213"/>
    <w:rsid w:val="006A10BE"/>
    <w:rsid w:val="006A1855"/>
    <w:rsid w:val="006A34AB"/>
    <w:rsid w:val="006A4A43"/>
    <w:rsid w:val="006A6E6C"/>
    <w:rsid w:val="006A7366"/>
    <w:rsid w:val="006B0BEB"/>
    <w:rsid w:val="006B104B"/>
    <w:rsid w:val="006B5DF1"/>
    <w:rsid w:val="006B61B0"/>
    <w:rsid w:val="006C479C"/>
    <w:rsid w:val="006C4C9C"/>
    <w:rsid w:val="006D1144"/>
    <w:rsid w:val="006D5483"/>
    <w:rsid w:val="006D5946"/>
    <w:rsid w:val="006E1D70"/>
    <w:rsid w:val="006E2ED1"/>
    <w:rsid w:val="006E73DC"/>
    <w:rsid w:val="006E765F"/>
    <w:rsid w:val="006E7871"/>
    <w:rsid w:val="006F127A"/>
    <w:rsid w:val="006F15C4"/>
    <w:rsid w:val="006F35DA"/>
    <w:rsid w:val="006F37DE"/>
    <w:rsid w:val="006F6B0F"/>
    <w:rsid w:val="006F74B5"/>
    <w:rsid w:val="00704F76"/>
    <w:rsid w:val="0070765E"/>
    <w:rsid w:val="007122B8"/>
    <w:rsid w:val="00714DE1"/>
    <w:rsid w:val="007164B8"/>
    <w:rsid w:val="00722FEE"/>
    <w:rsid w:val="0072363B"/>
    <w:rsid w:val="00734B87"/>
    <w:rsid w:val="00734BBB"/>
    <w:rsid w:val="007372BA"/>
    <w:rsid w:val="00740138"/>
    <w:rsid w:val="007439ED"/>
    <w:rsid w:val="00744609"/>
    <w:rsid w:val="0074552F"/>
    <w:rsid w:val="00751365"/>
    <w:rsid w:val="007514F6"/>
    <w:rsid w:val="0075281B"/>
    <w:rsid w:val="007528ED"/>
    <w:rsid w:val="00754279"/>
    <w:rsid w:val="00754438"/>
    <w:rsid w:val="00756006"/>
    <w:rsid w:val="00756267"/>
    <w:rsid w:val="00756843"/>
    <w:rsid w:val="00760217"/>
    <w:rsid w:val="00762BD7"/>
    <w:rsid w:val="007636B1"/>
    <w:rsid w:val="00765DE6"/>
    <w:rsid w:val="007673DA"/>
    <w:rsid w:val="00773696"/>
    <w:rsid w:val="007755AE"/>
    <w:rsid w:val="007779A1"/>
    <w:rsid w:val="0078022C"/>
    <w:rsid w:val="007817B6"/>
    <w:rsid w:val="00781D2F"/>
    <w:rsid w:val="007827B8"/>
    <w:rsid w:val="00783329"/>
    <w:rsid w:val="00790068"/>
    <w:rsid w:val="00791BF6"/>
    <w:rsid w:val="00792C7C"/>
    <w:rsid w:val="00795FBB"/>
    <w:rsid w:val="007A0CB9"/>
    <w:rsid w:val="007A1A9F"/>
    <w:rsid w:val="007A521E"/>
    <w:rsid w:val="007A5EE3"/>
    <w:rsid w:val="007A7E34"/>
    <w:rsid w:val="007B17B1"/>
    <w:rsid w:val="007B246F"/>
    <w:rsid w:val="007B419E"/>
    <w:rsid w:val="007B6141"/>
    <w:rsid w:val="007B65A5"/>
    <w:rsid w:val="007C163C"/>
    <w:rsid w:val="007C1DCC"/>
    <w:rsid w:val="007C2ADF"/>
    <w:rsid w:val="007C3BB4"/>
    <w:rsid w:val="007C497E"/>
    <w:rsid w:val="007D4965"/>
    <w:rsid w:val="007E2374"/>
    <w:rsid w:val="007E34E7"/>
    <w:rsid w:val="007E514D"/>
    <w:rsid w:val="007F055C"/>
    <w:rsid w:val="007F125A"/>
    <w:rsid w:val="007F268B"/>
    <w:rsid w:val="007F2B4F"/>
    <w:rsid w:val="007F3B3D"/>
    <w:rsid w:val="007F66E9"/>
    <w:rsid w:val="007F6D82"/>
    <w:rsid w:val="00810D57"/>
    <w:rsid w:val="00810F33"/>
    <w:rsid w:val="00813D87"/>
    <w:rsid w:val="00816350"/>
    <w:rsid w:val="008171B2"/>
    <w:rsid w:val="008228AC"/>
    <w:rsid w:val="00825BAC"/>
    <w:rsid w:val="008267CE"/>
    <w:rsid w:val="00827E4A"/>
    <w:rsid w:val="00827FC7"/>
    <w:rsid w:val="00833CAF"/>
    <w:rsid w:val="00833F72"/>
    <w:rsid w:val="00835882"/>
    <w:rsid w:val="008373DD"/>
    <w:rsid w:val="0085215B"/>
    <w:rsid w:val="00856CB4"/>
    <w:rsid w:val="00861076"/>
    <w:rsid w:val="00861E9F"/>
    <w:rsid w:val="00863B6F"/>
    <w:rsid w:val="00870498"/>
    <w:rsid w:val="00870538"/>
    <w:rsid w:val="00870F65"/>
    <w:rsid w:val="00872B6A"/>
    <w:rsid w:val="00875906"/>
    <w:rsid w:val="00881B20"/>
    <w:rsid w:val="00884745"/>
    <w:rsid w:val="00884E37"/>
    <w:rsid w:val="00884E8F"/>
    <w:rsid w:val="00886751"/>
    <w:rsid w:val="00886AEF"/>
    <w:rsid w:val="0088737C"/>
    <w:rsid w:val="00894558"/>
    <w:rsid w:val="008A6AA9"/>
    <w:rsid w:val="008B027D"/>
    <w:rsid w:val="008B2684"/>
    <w:rsid w:val="008B2A26"/>
    <w:rsid w:val="008B3B29"/>
    <w:rsid w:val="008B45A1"/>
    <w:rsid w:val="008C65B3"/>
    <w:rsid w:val="008C7AB8"/>
    <w:rsid w:val="008D0DA9"/>
    <w:rsid w:val="008D1FB6"/>
    <w:rsid w:val="008D698F"/>
    <w:rsid w:val="008E4F82"/>
    <w:rsid w:val="008F2646"/>
    <w:rsid w:val="008F2D16"/>
    <w:rsid w:val="008F2D7C"/>
    <w:rsid w:val="008F4232"/>
    <w:rsid w:val="008F55EF"/>
    <w:rsid w:val="008F6520"/>
    <w:rsid w:val="008F7922"/>
    <w:rsid w:val="009029A4"/>
    <w:rsid w:val="00905013"/>
    <w:rsid w:val="009117FD"/>
    <w:rsid w:val="0091601D"/>
    <w:rsid w:val="009161AE"/>
    <w:rsid w:val="009171C7"/>
    <w:rsid w:val="00920BF2"/>
    <w:rsid w:val="00921AF4"/>
    <w:rsid w:val="00921EEC"/>
    <w:rsid w:val="009232E0"/>
    <w:rsid w:val="0092384B"/>
    <w:rsid w:val="00923CF8"/>
    <w:rsid w:val="00924688"/>
    <w:rsid w:val="0092747A"/>
    <w:rsid w:val="0093625D"/>
    <w:rsid w:val="00936CED"/>
    <w:rsid w:val="009457D8"/>
    <w:rsid w:val="00951060"/>
    <w:rsid w:val="00953DE9"/>
    <w:rsid w:val="00960A93"/>
    <w:rsid w:val="00964522"/>
    <w:rsid w:val="00965AC4"/>
    <w:rsid w:val="009669F7"/>
    <w:rsid w:val="00966AEA"/>
    <w:rsid w:val="00966DB3"/>
    <w:rsid w:val="00967DA3"/>
    <w:rsid w:val="00970B98"/>
    <w:rsid w:val="0097116A"/>
    <w:rsid w:val="00971172"/>
    <w:rsid w:val="00971B72"/>
    <w:rsid w:val="009738FA"/>
    <w:rsid w:val="009746B6"/>
    <w:rsid w:val="00975805"/>
    <w:rsid w:val="009806F3"/>
    <w:rsid w:val="00981A54"/>
    <w:rsid w:val="00983B61"/>
    <w:rsid w:val="00984A06"/>
    <w:rsid w:val="00987097"/>
    <w:rsid w:val="00991857"/>
    <w:rsid w:val="00991BDB"/>
    <w:rsid w:val="00991E14"/>
    <w:rsid w:val="00996667"/>
    <w:rsid w:val="009972BD"/>
    <w:rsid w:val="009A2434"/>
    <w:rsid w:val="009A2F5A"/>
    <w:rsid w:val="009A438F"/>
    <w:rsid w:val="009B56CC"/>
    <w:rsid w:val="009C020F"/>
    <w:rsid w:val="009C2130"/>
    <w:rsid w:val="009C4A2F"/>
    <w:rsid w:val="009C5120"/>
    <w:rsid w:val="009C7278"/>
    <w:rsid w:val="009D04D4"/>
    <w:rsid w:val="009D1B1F"/>
    <w:rsid w:val="009D2923"/>
    <w:rsid w:val="009D7EBD"/>
    <w:rsid w:val="009E1B9F"/>
    <w:rsid w:val="009E295E"/>
    <w:rsid w:val="009E649F"/>
    <w:rsid w:val="009E7E6F"/>
    <w:rsid w:val="009F0DD3"/>
    <w:rsid w:val="009F1CBC"/>
    <w:rsid w:val="00A01CBC"/>
    <w:rsid w:val="00A02AF0"/>
    <w:rsid w:val="00A1054D"/>
    <w:rsid w:val="00A110B8"/>
    <w:rsid w:val="00A13752"/>
    <w:rsid w:val="00A1521E"/>
    <w:rsid w:val="00A15672"/>
    <w:rsid w:val="00A15F5F"/>
    <w:rsid w:val="00A16C03"/>
    <w:rsid w:val="00A205A4"/>
    <w:rsid w:val="00A209FF"/>
    <w:rsid w:val="00A27008"/>
    <w:rsid w:val="00A303B0"/>
    <w:rsid w:val="00A31977"/>
    <w:rsid w:val="00A31A35"/>
    <w:rsid w:val="00A31AA9"/>
    <w:rsid w:val="00A4272F"/>
    <w:rsid w:val="00A45197"/>
    <w:rsid w:val="00A45EAB"/>
    <w:rsid w:val="00A47C87"/>
    <w:rsid w:val="00A53477"/>
    <w:rsid w:val="00A54E93"/>
    <w:rsid w:val="00A63684"/>
    <w:rsid w:val="00A6388A"/>
    <w:rsid w:val="00A666E5"/>
    <w:rsid w:val="00A66904"/>
    <w:rsid w:val="00A676C8"/>
    <w:rsid w:val="00A70252"/>
    <w:rsid w:val="00A71719"/>
    <w:rsid w:val="00A72E79"/>
    <w:rsid w:val="00A776C2"/>
    <w:rsid w:val="00A80AFD"/>
    <w:rsid w:val="00A82EE9"/>
    <w:rsid w:val="00A85432"/>
    <w:rsid w:val="00A8769E"/>
    <w:rsid w:val="00A90982"/>
    <w:rsid w:val="00A9318A"/>
    <w:rsid w:val="00A93C4E"/>
    <w:rsid w:val="00A94F31"/>
    <w:rsid w:val="00A96E25"/>
    <w:rsid w:val="00AA1344"/>
    <w:rsid w:val="00AA240E"/>
    <w:rsid w:val="00AA3065"/>
    <w:rsid w:val="00AB2A51"/>
    <w:rsid w:val="00AB374B"/>
    <w:rsid w:val="00AB4F15"/>
    <w:rsid w:val="00AB6099"/>
    <w:rsid w:val="00AB703B"/>
    <w:rsid w:val="00AC347E"/>
    <w:rsid w:val="00AC38F3"/>
    <w:rsid w:val="00AC674F"/>
    <w:rsid w:val="00AD3D6B"/>
    <w:rsid w:val="00AD568A"/>
    <w:rsid w:val="00AD5C66"/>
    <w:rsid w:val="00AD79E7"/>
    <w:rsid w:val="00AE1314"/>
    <w:rsid w:val="00AE1C0E"/>
    <w:rsid w:val="00AE6093"/>
    <w:rsid w:val="00AE6775"/>
    <w:rsid w:val="00AE72D2"/>
    <w:rsid w:val="00AE74E1"/>
    <w:rsid w:val="00AE797A"/>
    <w:rsid w:val="00AF154C"/>
    <w:rsid w:val="00AF255A"/>
    <w:rsid w:val="00AF44F7"/>
    <w:rsid w:val="00B00DE3"/>
    <w:rsid w:val="00B0234E"/>
    <w:rsid w:val="00B03017"/>
    <w:rsid w:val="00B06DC9"/>
    <w:rsid w:val="00B06FC4"/>
    <w:rsid w:val="00B1086B"/>
    <w:rsid w:val="00B126B6"/>
    <w:rsid w:val="00B1548B"/>
    <w:rsid w:val="00B2258D"/>
    <w:rsid w:val="00B22B9C"/>
    <w:rsid w:val="00B22F15"/>
    <w:rsid w:val="00B2451E"/>
    <w:rsid w:val="00B37522"/>
    <w:rsid w:val="00B41985"/>
    <w:rsid w:val="00B424AD"/>
    <w:rsid w:val="00B42B05"/>
    <w:rsid w:val="00B43475"/>
    <w:rsid w:val="00B465D8"/>
    <w:rsid w:val="00B50459"/>
    <w:rsid w:val="00B56B8A"/>
    <w:rsid w:val="00B572AB"/>
    <w:rsid w:val="00B57D1B"/>
    <w:rsid w:val="00B61040"/>
    <w:rsid w:val="00B63FD9"/>
    <w:rsid w:val="00B642E4"/>
    <w:rsid w:val="00B646E8"/>
    <w:rsid w:val="00B664FB"/>
    <w:rsid w:val="00B66BA9"/>
    <w:rsid w:val="00B706EB"/>
    <w:rsid w:val="00B70C76"/>
    <w:rsid w:val="00B7258F"/>
    <w:rsid w:val="00B73236"/>
    <w:rsid w:val="00B737DB"/>
    <w:rsid w:val="00B760BF"/>
    <w:rsid w:val="00B83E9E"/>
    <w:rsid w:val="00B86440"/>
    <w:rsid w:val="00B86E44"/>
    <w:rsid w:val="00B87D9D"/>
    <w:rsid w:val="00B909AA"/>
    <w:rsid w:val="00B90CBE"/>
    <w:rsid w:val="00B91931"/>
    <w:rsid w:val="00B93727"/>
    <w:rsid w:val="00B94BC0"/>
    <w:rsid w:val="00B94F02"/>
    <w:rsid w:val="00BA412A"/>
    <w:rsid w:val="00BA5221"/>
    <w:rsid w:val="00BA5C17"/>
    <w:rsid w:val="00BA5FD1"/>
    <w:rsid w:val="00BA7136"/>
    <w:rsid w:val="00BA7AE1"/>
    <w:rsid w:val="00BB0977"/>
    <w:rsid w:val="00BB4182"/>
    <w:rsid w:val="00BB4389"/>
    <w:rsid w:val="00BB7257"/>
    <w:rsid w:val="00BB7315"/>
    <w:rsid w:val="00BC1239"/>
    <w:rsid w:val="00BC419A"/>
    <w:rsid w:val="00BE0478"/>
    <w:rsid w:val="00BE144F"/>
    <w:rsid w:val="00BE2439"/>
    <w:rsid w:val="00BE4478"/>
    <w:rsid w:val="00BF0CFE"/>
    <w:rsid w:val="00BF17E4"/>
    <w:rsid w:val="00C001A6"/>
    <w:rsid w:val="00C00DE0"/>
    <w:rsid w:val="00C04C00"/>
    <w:rsid w:val="00C06148"/>
    <w:rsid w:val="00C06704"/>
    <w:rsid w:val="00C07691"/>
    <w:rsid w:val="00C1079E"/>
    <w:rsid w:val="00C1343A"/>
    <w:rsid w:val="00C1581D"/>
    <w:rsid w:val="00C15F55"/>
    <w:rsid w:val="00C224F4"/>
    <w:rsid w:val="00C22B02"/>
    <w:rsid w:val="00C2586B"/>
    <w:rsid w:val="00C338EF"/>
    <w:rsid w:val="00C41ACA"/>
    <w:rsid w:val="00C43FFF"/>
    <w:rsid w:val="00C460CA"/>
    <w:rsid w:val="00C53F45"/>
    <w:rsid w:val="00C55427"/>
    <w:rsid w:val="00C5665C"/>
    <w:rsid w:val="00C57620"/>
    <w:rsid w:val="00C57C62"/>
    <w:rsid w:val="00C62B79"/>
    <w:rsid w:val="00C63F14"/>
    <w:rsid w:val="00C645D5"/>
    <w:rsid w:val="00C65E11"/>
    <w:rsid w:val="00C675B0"/>
    <w:rsid w:val="00C70883"/>
    <w:rsid w:val="00C70EC6"/>
    <w:rsid w:val="00C72CC5"/>
    <w:rsid w:val="00C73ADB"/>
    <w:rsid w:val="00C80A07"/>
    <w:rsid w:val="00C843D3"/>
    <w:rsid w:val="00C84A02"/>
    <w:rsid w:val="00C84A8C"/>
    <w:rsid w:val="00C86147"/>
    <w:rsid w:val="00C876F7"/>
    <w:rsid w:val="00C90401"/>
    <w:rsid w:val="00C96103"/>
    <w:rsid w:val="00CA0FEF"/>
    <w:rsid w:val="00CA10C8"/>
    <w:rsid w:val="00CA1315"/>
    <w:rsid w:val="00CA4893"/>
    <w:rsid w:val="00CA5345"/>
    <w:rsid w:val="00CB3069"/>
    <w:rsid w:val="00CB4536"/>
    <w:rsid w:val="00CC2713"/>
    <w:rsid w:val="00CC49C4"/>
    <w:rsid w:val="00CC50FB"/>
    <w:rsid w:val="00CC5F5B"/>
    <w:rsid w:val="00CC7216"/>
    <w:rsid w:val="00CD4147"/>
    <w:rsid w:val="00CE15BE"/>
    <w:rsid w:val="00CE630D"/>
    <w:rsid w:val="00CF072E"/>
    <w:rsid w:val="00CF0A7E"/>
    <w:rsid w:val="00CF1495"/>
    <w:rsid w:val="00CF1D5E"/>
    <w:rsid w:val="00CF33EF"/>
    <w:rsid w:val="00CF5EBC"/>
    <w:rsid w:val="00CF6156"/>
    <w:rsid w:val="00CF7280"/>
    <w:rsid w:val="00D00955"/>
    <w:rsid w:val="00D02F7B"/>
    <w:rsid w:val="00D1044A"/>
    <w:rsid w:val="00D10692"/>
    <w:rsid w:val="00D11DF3"/>
    <w:rsid w:val="00D143A6"/>
    <w:rsid w:val="00D15692"/>
    <w:rsid w:val="00D21641"/>
    <w:rsid w:val="00D22BB7"/>
    <w:rsid w:val="00D240E8"/>
    <w:rsid w:val="00D266BC"/>
    <w:rsid w:val="00D30173"/>
    <w:rsid w:val="00D33D28"/>
    <w:rsid w:val="00D35E62"/>
    <w:rsid w:val="00D4065C"/>
    <w:rsid w:val="00D45FA4"/>
    <w:rsid w:val="00D46388"/>
    <w:rsid w:val="00D54277"/>
    <w:rsid w:val="00D556EB"/>
    <w:rsid w:val="00D5785D"/>
    <w:rsid w:val="00D600A5"/>
    <w:rsid w:val="00D60820"/>
    <w:rsid w:val="00D61F89"/>
    <w:rsid w:val="00D62B9D"/>
    <w:rsid w:val="00D67543"/>
    <w:rsid w:val="00D678C5"/>
    <w:rsid w:val="00D711A5"/>
    <w:rsid w:val="00D750CD"/>
    <w:rsid w:val="00D7554B"/>
    <w:rsid w:val="00D77A9E"/>
    <w:rsid w:val="00D81123"/>
    <w:rsid w:val="00D8681E"/>
    <w:rsid w:val="00D92BFE"/>
    <w:rsid w:val="00D963CD"/>
    <w:rsid w:val="00D976FD"/>
    <w:rsid w:val="00DA4145"/>
    <w:rsid w:val="00DA5921"/>
    <w:rsid w:val="00DB0118"/>
    <w:rsid w:val="00DB1C57"/>
    <w:rsid w:val="00DB3E2D"/>
    <w:rsid w:val="00DB78F4"/>
    <w:rsid w:val="00DC47C0"/>
    <w:rsid w:val="00DC47E3"/>
    <w:rsid w:val="00DC4FEC"/>
    <w:rsid w:val="00DC7469"/>
    <w:rsid w:val="00DD4A4F"/>
    <w:rsid w:val="00DD5D22"/>
    <w:rsid w:val="00DD617F"/>
    <w:rsid w:val="00DD7577"/>
    <w:rsid w:val="00DD7EE2"/>
    <w:rsid w:val="00DE1BE7"/>
    <w:rsid w:val="00DE4C15"/>
    <w:rsid w:val="00DE5B43"/>
    <w:rsid w:val="00DE7501"/>
    <w:rsid w:val="00DF3B4C"/>
    <w:rsid w:val="00DF48DA"/>
    <w:rsid w:val="00DF7379"/>
    <w:rsid w:val="00E105EA"/>
    <w:rsid w:val="00E17151"/>
    <w:rsid w:val="00E20A85"/>
    <w:rsid w:val="00E21563"/>
    <w:rsid w:val="00E23619"/>
    <w:rsid w:val="00E331CC"/>
    <w:rsid w:val="00E36AF1"/>
    <w:rsid w:val="00E41E36"/>
    <w:rsid w:val="00E435E5"/>
    <w:rsid w:val="00E44822"/>
    <w:rsid w:val="00E45630"/>
    <w:rsid w:val="00E50462"/>
    <w:rsid w:val="00E51F15"/>
    <w:rsid w:val="00E52F0D"/>
    <w:rsid w:val="00E53F75"/>
    <w:rsid w:val="00E54103"/>
    <w:rsid w:val="00E54D93"/>
    <w:rsid w:val="00E5501D"/>
    <w:rsid w:val="00E56D53"/>
    <w:rsid w:val="00E57BDD"/>
    <w:rsid w:val="00E60892"/>
    <w:rsid w:val="00E61528"/>
    <w:rsid w:val="00E633AD"/>
    <w:rsid w:val="00E648FA"/>
    <w:rsid w:val="00E64ACC"/>
    <w:rsid w:val="00E64AEE"/>
    <w:rsid w:val="00E64E04"/>
    <w:rsid w:val="00E65298"/>
    <w:rsid w:val="00E66AD1"/>
    <w:rsid w:val="00E70767"/>
    <w:rsid w:val="00E70C31"/>
    <w:rsid w:val="00E7381B"/>
    <w:rsid w:val="00E748B9"/>
    <w:rsid w:val="00E74EE0"/>
    <w:rsid w:val="00E7558B"/>
    <w:rsid w:val="00E7574D"/>
    <w:rsid w:val="00E75D73"/>
    <w:rsid w:val="00E7613D"/>
    <w:rsid w:val="00E80C9C"/>
    <w:rsid w:val="00E81CE3"/>
    <w:rsid w:val="00E82F64"/>
    <w:rsid w:val="00E84C3F"/>
    <w:rsid w:val="00E919BB"/>
    <w:rsid w:val="00E925D3"/>
    <w:rsid w:val="00E93CF6"/>
    <w:rsid w:val="00E93DEF"/>
    <w:rsid w:val="00E94164"/>
    <w:rsid w:val="00EA28AF"/>
    <w:rsid w:val="00EA3B86"/>
    <w:rsid w:val="00EA4E92"/>
    <w:rsid w:val="00EA5661"/>
    <w:rsid w:val="00EB1CF1"/>
    <w:rsid w:val="00EB4CC4"/>
    <w:rsid w:val="00EB7269"/>
    <w:rsid w:val="00EB742F"/>
    <w:rsid w:val="00EC1899"/>
    <w:rsid w:val="00EC2433"/>
    <w:rsid w:val="00ED25BE"/>
    <w:rsid w:val="00ED5E64"/>
    <w:rsid w:val="00EE6093"/>
    <w:rsid w:val="00EE7271"/>
    <w:rsid w:val="00EE770D"/>
    <w:rsid w:val="00EE78EC"/>
    <w:rsid w:val="00EF621D"/>
    <w:rsid w:val="00F00B1A"/>
    <w:rsid w:val="00F033E5"/>
    <w:rsid w:val="00F04C8E"/>
    <w:rsid w:val="00F07A1E"/>
    <w:rsid w:val="00F07D11"/>
    <w:rsid w:val="00F11602"/>
    <w:rsid w:val="00F12A5C"/>
    <w:rsid w:val="00F13708"/>
    <w:rsid w:val="00F138EE"/>
    <w:rsid w:val="00F14D29"/>
    <w:rsid w:val="00F16566"/>
    <w:rsid w:val="00F2058E"/>
    <w:rsid w:val="00F20C0C"/>
    <w:rsid w:val="00F212E0"/>
    <w:rsid w:val="00F2133E"/>
    <w:rsid w:val="00F23FF3"/>
    <w:rsid w:val="00F241E6"/>
    <w:rsid w:val="00F24283"/>
    <w:rsid w:val="00F27013"/>
    <w:rsid w:val="00F309F6"/>
    <w:rsid w:val="00F3196A"/>
    <w:rsid w:val="00F32D03"/>
    <w:rsid w:val="00F33832"/>
    <w:rsid w:val="00F35013"/>
    <w:rsid w:val="00F35CB3"/>
    <w:rsid w:val="00F37C94"/>
    <w:rsid w:val="00F439A2"/>
    <w:rsid w:val="00F44214"/>
    <w:rsid w:val="00F46EFF"/>
    <w:rsid w:val="00F50CBB"/>
    <w:rsid w:val="00F51CD7"/>
    <w:rsid w:val="00F5258F"/>
    <w:rsid w:val="00F53A11"/>
    <w:rsid w:val="00F54B38"/>
    <w:rsid w:val="00F564F2"/>
    <w:rsid w:val="00F612B7"/>
    <w:rsid w:val="00F61C76"/>
    <w:rsid w:val="00F61FF7"/>
    <w:rsid w:val="00F6395E"/>
    <w:rsid w:val="00F6633A"/>
    <w:rsid w:val="00F70DCE"/>
    <w:rsid w:val="00F75CF3"/>
    <w:rsid w:val="00F7638B"/>
    <w:rsid w:val="00F77DB6"/>
    <w:rsid w:val="00F813B5"/>
    <w:rsid w:val="00F83429"/>
    <w:rsid w:val="00F85B52"/>
    <w:rsid w:val="00F870F6"/>
    <w:rsid w:val="00F87EAE"/>
    <w:rsid w:val="00F926D1"/>
    <w:rsid w:val="00F95FA8"/>
    <w:rsid w:val="00F97F50"/>
    <w:rsid w:val="00FA2217"/>
    <w:rsid w:val="00FA2C6C"/>
    <w:rsid w:val="00FA33D6"/>
    <w:rsid w:val="00FA4335"/>
    <w:rsid w:val="00FA5B27"/>
    <w:rsid w:val="00FA5DA1"/>
    <w:rsid w:val="00FA5FD4"/>
    <w:rsid w:val="00FB3EAE"/>
    <w:rsid w:val="00FB6C28"/>
    <w:rsid w:val="00FB764B"/>
    <w:rsid w:val="00FB7B73"/>
    <w:rsid w:val="00FB7CB7"/>
    <w:rsid w:val="00FC016B"/>
    <w:rsid w:val="00FC258F"/>
    <w:rsid w:val="00FC2A90"/>
    <w:rsid w:val="00FC30CD"/>
    <w:rsid w:val="00FC66CF"/>
    <w:rsid w:val="00FD0A1A"/>
    <w:rsid w:val="00FD1F55"/>
    <w:rsid w:val="00FD6E47"/>
    <w:rsid w:val="00FD780D"/>
    <w:rsid w:val="00FD7B31"/>
    <w:rsid w:val="00FE01F4"/>
    <w:rsid w:val="00FE49BF"/>
    <w:rsid w:val="00FE6524"/>
    <w:rsid w:val="00FF065B"/>
    <w:rsid w:val="00FF1D1F"/>
    <w:rsid w:val="00FF33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F4889F"/>
  <w15:docId w15:val="{1017D8FC-5E75-4EDB-B99C-2C4F2DBF6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C3BB4"/>
    <w:pPr>
      <w:widowControl w:val="0"/>
      <w:spacing w:after="0" w:line="240" w:lineRule="auto"/>
      <w:jc w:val="both"/>
    </w:pPr>
    <w:rPr>
      <w:rFonts w:ascii="Arial" w:hAnsi="Arial"/>
      <w:kern w:val="2"/>
    </w:rPr>
  </w:style>
  <w:style w:type="paragraph" w:styleId="1">
    <w:name w:val="heading 1"/>
    <w:basedOn w:val="a"/>
    <w:next w:val="a"/>
    <w:link w:val="1Char"/>
    <w:uiPriority w:val="9"/>
    <w:qFormat/>
    <w:rsid w:val="007C3BB4"/>
    <w:pPr>
      <w:keepNext/>
      <w:keepLines/>
      <w:spacing w:before="480"/>
      <w:outlineLvl w:val="0"/>
    </w:pPr>
    <w:rPr>
      <w:rFonts w:ascii="Times New Roman" w:eastAsiaTheme="majorEastAsia" w:hAnsi="Times New Roman" w:cstheme="majorBidi"/>
      <w:b/>
      <w:bCs/>
      <w:kern w:val="0"/>
      <w:sz w:val="28"/>
      <w:szCs w:val="28"/>
    </w:rPr>
  </w:style>
  <w:style w:type="paragraph" w:styleId="2">
    <w:name w:val="heading 2"/>
    <w:basedOn w:val="a"/>
    <w:next w:val="a"/>
    <w:link w:val="2Char"/>
    <w:uiPriority w:val="9"/>
    <w:unhideWhenUsed/>
    <w:qFormat/>
    <w:rsid w:val="000B4D8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Char"/>
    <w:uiPriority w:val="9"/>
    <w:unhideWhenUsed/>
    <w:qFormat/>
    <w:rsid w:val="000B4D8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Char"/>
    <w:uiPriority w:val="9"/>
    <w:unhideWhenUsed/>
    <w:qFormat/>
    <w:rsid w:val="0067555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C3BB4"/>
    <w:rPr>
      <w:rFonts w:ascii="Times New Roman" w:eastAsiaTheme="majorEastAsia" w:hAnsi="Times New Roman" w:cstheme="majorBidi"/>
      <w:b/>
      <w:bCs/>
      <w:sz w:val="28"/>
      <w:szCs w:val="28"/>
    </w:rPr>
  </w:style>
  <w:style w:type="paragraph" w:styleId="a3">
    <w:name w:val="Title"/>
    <w:basedOn w:val="a"/>
    <w:next w:val="a"/>
    <w:link w:val="Char"/>
    <w:uiPriority w:val="10"/>
    <w:qFormat/>
    <w:rsid w:val="007C3BB4"/>
    <w:rPr>
      <w:rFonts w:ascii="Times New Roman" w:eastAsiaTheme="majorEastAsia" w:hAnsi="Times New Roman" w:cstheme="majorBidi"/>
      <w:b/>
      <w:spacing w:val="5"/>
      <w:kern w:val="28"/>
      <w:sz w:val="28"/>
      <w:szCs w:val="52"/>
    </w:rPr>
  </w:style>
  <w:style w:type="character" w:customStyle="1" w:styleId="Char">
    <w:name w:val="标题 Char"/>
    <w:basedOn w:val="a0"/>
    <w:link w:val="a3"/>
    <w:uiPriority w:val="10"/>
    <w:rsid w:val="007C3BB4"/>
    <w:rPr>
      <w:rFonts w:ascii="Times New Roman" w:eastAsiaTheme="majorEastAsia" w:hAnsi="Times New Roman" w:cstheme="majorBidi"/>
      <w:b/>
      <w:spacing w:val="5"/>
      <w:kern w:val="28"/>
      <w:sz w:val="28"/>
      <w:szCs w:val="52"/>
    </w:rPr>
  </w:style>
  <w:style w:type="paragraph" w:customStyle="1" w:styleId="EndNoteBibliographyTitle">
    <w:name w:val="EndNote Bibliography Title"/>
    <w:basedOn w:val="a"/>
    <w:link w:val="EndNoteBibliographyTitleChar"/>
    <w:rsid w:val="00296FB0"/>
    <w:pPr>
      <w:jc w:val="center"/>
    </w:pPr>
    <w:rPr>
      <w:rFonts w:cs="Arial"/>
      <w:noProof/>
    </w:rPr>
  </w:style>
  <w:style w:type="character" w:customStyle="1" w:styleId="EndNoteBibliographyTitleChar">
    <w:name w:val="EndNote Bibliography Title Char"/>
    <w:basedOn w:val="a0"/>
    <w:link w:val="EndNoteBibliographyTitle"/>
    <w:rsid w:val="00296FB0"/>
    <w:rPr>
      <w:rFonts w:ascii="Arial" w:hAnsi="Arial" w:cs="Arial"/>
      <w:noProof/>
      <w:kern w:val="2"/>
    </w:rPr>
  </w:style>
  <w:style w:type="paragraph" w:customStyle="1" w:styleId="EndNoteBibliography">
    <w:name w:val="EndNote Bibliography"/>
    <w:basedOn w:val="a"/>
    <w:link w:val="EndNoteBibliographyChar"/>
    <w:rsid w:val="00296FB0"/>
    <w:pPr>
      <w:jc w:val="left"/>
    </w:pPr>
    <w:rPr>
      <w:rFonts w:cs="Arial"/>
      <w:noProof/>
    </w:rPr>
  </w:style>
  <w:style w:type="character" w:customStyle="1" w:styleId="EndNoteBibliographyChar">
    <w:name w:val="EndNote Bibliography Char"/>
    <w:basedOn w:val="a0"/>
    <w:link w:val="EndNoteBibliography"/>
    <w:rsid w:val="00296FB0"/>
    <w:rPr>
      <w:rFonts w:ascii="Arial" w:hAnsi="Arial" w:cs="Arial"/>
      <w:noProof/>
      <w:kern w:val="2"/>
    </w:rPr>
  </w:style>
  <w:style w:type="paragraph" w:styleId="a4">
    <w:name w:val="Normal (Web)"/>
    <w:basedOn w:val="a"/>
    <w:uiPriority w:val="99"/>
    <w:semiHidden/>
    <w:unhideWhenUsed/>
    <w:rsid w:val="00097E22"/>
    <w:pPr>
      <w:widowControl/>
      <w:spacing w:before="100" w:beforeAutospacing="1" w:after="100" w:afterAutospacing="1"/>
      <w:jc w:val="left"/>
    </w:pPr>
    <w:rPr>
      <w:rFonts w:ascii="Times New Roman" w:eastAsia="Times New Roman" w:hAnsi="Times New Roman" w:cs="Times New Roman"/>
      <w:kern w:val="0"/>
      <w:sz w:val="24"/>
      <w:szCs w:val="24"/>
      <w:lang w:eastAsia="en-US"/>
    </w:rPr>
  </w:style>
  <w:style w:type="character" w:customStyle="1" w:styleId="mark6v5gh7tek">
    <w:name w:val="mark6v5gh7tek"/>
    <w:basedOn w:val="a0"/>
    <w:rsid w:val="00097E22"/>
  </w:style>
  <w:style w:type="paragraph" w:styleId="a5">
    <w:name w:val="Balloon Text"/>
    <w:basedOn w:val="a"/>
    <w:link w:val="Char0"/>
    <w:uiPriority w:val="99"/>
    <w:semiHidden/>
    <w:unhideWhenUsed/>
    <w:rsid w:val="00C84A8C"/>
    <w:rPr>
      <w:rFonts w:ascii="Tahoma" w:hAnsi="Tahoma" w:cs="Tahoma"/>
      <w:sz w:val="16"/>
      <w:szCs w:val="16"/>
    </w:rPr>
  </w:style>
  <w:style w:type="character" w:customStyle="1" w:styleId="Char0">
    <w:name w:val="批注框文本 Char"/>
    <w:basedOn w:val="a0"/>
    <w:link w:val="a5"/>
    <w:uiPriority w:val="99"/>
    <w:semiHidden/>
    <w:rsid w:val="00C84A8C"/>
    <w:rPr>
      <w:rFonts w:ascii="Tahoma" w:hAnsi="Tahoma" w:cs="Tahoma"/>
      <w:kern w:val="2"/>
      <w:sz w:val="16"/>
      <w:szCs w:val="16"/>
    </w:rPr>
  </w:style>
  <w:style w:type="paragraph" w:styleId="a6">
    <w:name w:val="List Paragraph"/>
    <w:basedOn w:val="a"/>
    <w:uiPriority w:val="34"/>
    <w:qFormat/>
    <w:rsid w:val="000575B8"/>
    <w:pPr>
      <w:ind w:left="720"/>
      <w:contextualSpacing/>
    </w:pPr>
  </w:style>
  <w:style w:type="character" w:styleId="a7">
    <w:name w:val="Hyperlink"/>
    <w:basedOn w:val="a0"/>
    <w:uiPriority w:val="99"/>
    <w:unhideWhenUsed/>
    <w:rsid w:val="00B0234E"/>
    <w:rPr>
      <w:color w:val="0000FF" w:themeColor="hyperlink"/>
      <w:u w:val="single"/>
    </w:rPr>
  </w:style>
  <w:style w:type="character" w:customStyle="1" w:styleId="UnresolvedMention">
    <w:name w:val="Unresolved Mention"/>
    <w:basedOn w:val="a0"/>
    <w:uiPriority w:val="99"/>
    <w:semiHidden/>
    <w:unhideWhenUsed/>
    <w:rsid w:val="00B0234E"/>
    <w:rPr>
      <w:color w:val="605E5C"/>
      <w:shd w:val="clear" w:color="auto" w:fill="E1DFDD"/>
    </w:rPr>
  </w:style>
  <w:style w:type="character" w:styleId="a8">
    <w:name w:val="annotation reference"/>
    <w:basedOn w:val="a0"/>
    <w:uiPriority w:val="99"/>
    <w:semiHidden/>
    <w:unhideWhenUsed/>
    <w:rsid w:val="002F0F8D"/>
    <w:rPr>
      <w:sz w:val="16"/>
      <w:szCs w:val="16"/>
    </w:rPr>
  </w:style>
  <w:style w:type="paragraph" w:styleId="a9">
    <w:name w:val="annotation text"/>
    <w:basedOn w:val="a"/>
    <w:link w:val="Char1"/>
    <w:uiPriority w:val="99"/>
    <w:semiHidden/>
    <w:unhideWhenUsed/>
    <w:rsid w:val="002F0F8D"/>
    <w:rPr>
      <w:sz w:val="20"/>
      <w:szCs w:val="20"/>
    </w:rPr>
  </w:style>
  <w:style w:type="character" w:customStyle="1" w:styleId="Char1">
    <w:name w:val="批注文字 Char"/>
    <w:basedOn w:val="a0"/>
    <w:link w:val="a9"/>
    <w:uiPriority w:val="99"/>
    <w:semiHidden/>
    <w:rsid w:val="002F0F8D"/>
    <w:rPr>
      <w:rFonts w:ascii="Arial" w:hAnsi="Arial"/>
      <w:kern w:val="2"/>
      <w:sz w:val="20"/>
      <w:szCs w:val="20"/>
    </w:rPr>
  </w:style>
  <w:style w:type="paragraph" w:styleId="aa">
    <w:name w:val="annotation subject"/>
    <w:basedOn w:val="a9"/>
    <w:next w:val="a9"/>
    <w:link w:val="Char2"/>
    <w:uiPriority w:val="99"/>
    <w:semiHidden/>
    <w:unhideWhenUsed/>
    <w:rsid w:val="002F0F8D"/>
    <w:rPr>
      <w:b/>
      <w:bCs/>
    </w:rPr>
  </w:style>
  <w:style w:type="character" w:customStyle="1" w:styleId="Char2">
    <w:name w:val="批注主题 Char"/>
    <w:basedOn w:val="Char1"/>
    <w:link w:val="aa"/>
    <w:uiPriority w:val="99"/>
    <w:semiHidden/>
    <w:rsid w:val="002F0F8D"/>
    <w:rPr>
      <w:rFonts w:ascii="Arial" w:hAnsi="Arial"/>
      <w:b/>
      <w:bCs/>
      <w:kern w:val="2"/>
      <w:sz w:val="20"/>
      <w:szCs w:val="20"/>
    </w:rPr>
  </w:style>
  <w:style w:type="paragraph" w:styleId="ab">
    <w:name w:val="Revision"/>
    <w:hidden/>
    <w:uiPriority w:val="99"/>
    <w:semiHidden/>
    <w:rsid w:val="00886751"/>
    <w:pPr>
      <w:spacing w:after="0" w:line="240" w:lineRule="auto"/>
    </w:pPr>
    <w:rPr>
      <w:rFonts w:ascii="Arial" w:hAnsi="Arial"/>
      <w:kern w:val="2"/>
    </w:rPr>
  </w:style>
  <w:style w:type="paragraph" w:styleId="ac">
    <w:name w:val="header"/>
    <w:basedOn w:val="a"/>
    <w:link w:val="Char3"/>
    <w:uiPriority w:val="99"/>
    <w:unhideWhenUsed/>
    <w:rsid w:val="00F37C94"/>
    <w:pPr>
      <w:tabs>
        <w:tab w:val="center" w:pos="4320"/>
        <w:tab w:val="right" w:pos="8640"/>
      </w:tabs>
    </w:pPr>
  </w:style>
  <w:style w:type="character" w:customStyle="1" w:styleId="Char3">
    <w:name w:val="页眉 Char"/>
    <w:basedOn w:val="a0"/>
    <w:link w:val="ac"/>
    <w:uiPriority w:val="99"/>
    <w:rsid w:val="00F37C94"/>
    <w:rPr>
      <w:rFonts w:ascii="Arial" w:hAnsi="Arial"/>
      <w:kern w:val="2"/>
    </w:rPr>
  </w:style>
  <w:style w:type="paragraph" w:styleId="ad">
    <w:name w:val="footer"/>
    <w:basedOn w:val="a"/>
    <w:link w:val="Char4"/>
    <w:uiPriority w:val="99"/>
    <w:unhideWhenUsed/>
    <w:rsid w:val="00F37C94"/>
    <w:pPr>
      <w:tabs>
        <w:tab w:val="center" w:pos="4320"/>
        <w:tab w:val="right" w:pos="8640"/>
      </w:tabs>
    </w:pPr>
  </w:style>
  <w:style w:type="character" w:customStyle="1" w:styleId="Char4">
    <w:name w:val="页脚 Char"/>
    <w:basedOn w:val="a0"/>
    <w:link w:val="ad"/>
    <w:uiPriority w:val="99"/>
    <w:rsid w:val="00F37C94"/>
    <w:rPr>
      <w:rFonts w:ascii="Arial" w:hAnsi="Arial"/>
      <w:kern w:val="2"/>
    </w:rPr>
  </w:style>
  <w:style w:type="character" w:customStyle="1" w:styleId="2Char">
    <w:name w:val="标题 2 Char"/>
    <w:basedOn w:val="a0"/>
    <w:link w:val="2"/>
    <w:uiPriority w:val="9"/>
    <w:rsid w:val="000B4D88"/>
    <w:rPr>
      <w:rFonts w:asciiTheme="majorHAnsi" w:eastAsiaTheme="majorEastAsia" w:hAnsiTheme="majorHAnsi" w:cstheme="majorBidi"/>
      <w:color w:val="365F91" w:themeColor="accent1" w:themeShade="BF"/>
      <w:kern w:val="2"/>
      <w:sz w:val="26"/>
      <w:szCs w:val="26"/>
    </w:rPr>
  </w:style>
  <w:style w:type="character" w:customStyle="1" w:styleId="3Char">
    <w:name w:val="标题 3 Char"/>
    <w:basedOn w:val="a0"/>
    <w:link w:val="3"/>
    <w:uiPriority w:val="9"/>
    <w:rsid w:val="000B4D88"/>
    <w:rPr>
      <w:rFonts w:asciiTheme="majorHAnsi" w:eastAsiaTheme="majorEastAsia" w:hAnsiTheme="majorHAnsi" w:cstheme="majorBidi"/>
      <w:color w:val="243F60" w:themeColor="accent1" w:themeShade="7F"/>
      <w:kern w:val="2"/>
      <w:sz w:val="24"/>
      <w:szCs w:val="24"/>
    </w:rPr>
  </w:style>
  <w:style w:type="paragraph" w:styleId="TOC">
    <w:name w:val="TOC Heading"/>
    <w:basedOn w:val="1"/>
    <w:next w:val="a"/>
    <w:uiPriority w:val="39"/>
    <w:unhideWhenUsed/>
    <w:qFormat/>
    <w:rsid w:val="000B4D88"/>
    <w:pPr>
      <w:widowControl/>
      <w:spacing w:before="240" w:line="259" w:lineRule="auto"/>
      <w:jc w:val="left"/>
      <w:outlineLvl w:val="9"/>
    </w:pPr>
    <w:rPr>
      <w:rFonts w:asciiTheme="majorHAnsi" w:hAnsiTheme="majorHAnsi"/>
      <w:b w:val="0"/>
      <w:bCs w:val="0"/>
      <w:color w:val="365F91" w:themeColor="accent1" w:themeShade="BF"/>
      <w:sz w:val="32"/>
      <w:szCs w:val="32"/>
      <w:lang w:eastAsia="en-US"/>
    </w:rPr>
  </w:style>
  <w:style w:type="paragraph" w:styleId="10">
    <w:name w:val="toc 1"/>
    <w:basedOn w:val="a"/>
    <w:next w:val="a"/>
    <w:autoRedefine/>
    <w:uiPriority w:val="39"/>
    <w:unhideWhenUsed/>
    <w:rsid w:val="000B4D88"/>
    <w:pPr>
      <w:spacing w:after="100"/>
    </w:pPr>
  </w:style>
  <w:style w:type="paragraph" w:styleId="20">
    <w:name w:val="toc 2"/>
    <w:basedOn w:val="a"/>
    <w:next w:val="a"/>
    <w:autoRedefine/>
    <w:uiPriority w:val="39"/>
    <w:unhideWhenUsed/>
    <w:rsid w:val="000B4D88"/>
    <w:pPr>
      <w:spacing w:after="100"/>
      <w:ind w:left="220"/>
    </w:pPr>
  </w:style>
  <w:style w:type="paragraph" w:styleId="30">
    <w:name w:val="toc 3"/>
    <w:basedOn w:val="a"/>
    <w:next w:val="a"/>
    <w:autoRedefine/>
    <w:uiPriority w:val="39"/>
    <w:unhideWhenUsed/>
    <w:rsid w:val="000B4D88"/>
    <w:pPr>
      <w:spacing w:after="100"/>
      <w:ind w:left="440"/>
    </w:pPr>
  </w:style>
  <w:style w:type="table" w:styleId="ae">
    <w:name w:val="Table Grid"/>
    <w:basedOn w:val="a1"/>
    <w:uiPriority w:val="59"/>
    <w:rsid w:val="00C96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rsid w:val="00675556"/>
    <w:rPr>
      <w:rFonts w:asciiTheme="majorHAnsi" w:eastAsiaTheme="majorEastAsia" w:hAnsiTheme="majorHAnsi" w:cstheme="majorBidi"/>
      <w:i/>
      <w:iCs/>
      <w:color w:val="365F91" w:themeColor="accent1" w:themeShade="BF"/>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75883">
      <w:bodyDiv w:val="1"/>
      <w:marLeft w:val="0"/>
      <w:marRight w:val="0"/>
      <w:marTop w:val="0"/>
      <w:marBottom w:val="0"/>
      <w:divBdr>
        <w:top w:val="none" w:sz="0" w:space="0" w:color="auto"/>
        <w:left w:val="none" w:sz="0" w:space="0" w:color="auto"/>
        <w:bottom w:val="none" w:sz="0" w:space="0" w:color="auto"/>
        <w:right w:val="none" w:sz="0" w:space="0" w:color="auto"/>
      </w:divBdr>
    </w:div>
    <w:div w:id="97986802">
      <w:bodyDiv w:val="1"/>
      <w:marLeft w:val="0"/>
      <w:marRight w:val="0"/>
      <w:marTop w:val="0"/>
      <w:marBottom w:val="0"/>
      <w:divBdr>
        <w:top w:val="none" w:sz="0" w:space="0" w:color="auto"/>
        <w:left w:val="none" w:sz="0" w:space="0" w:color="auto"/>
        <w:bottom w:val="none" w:sz="0" w:space="0" w:color="auto"/>
        <w:right w:val="none" w:sz="0" w:space="0" w:color="auto"/>
      </w:divBdr>
    </w:div>
    <w:div w:id="246884955">
      <w:bodyDiv w:val="1"/>
      <w:marLeft w:val="0"/>
      <w:marRight w:val="0"/>
      <w:marTop w:val="0"/>
      <w:marBottom w:val="0"/>
      <w:divBdr>
        <w:top w:val="none" w:sz="0" w:space="0" w:color="auto"/>
        <w:left w:val="none" w:sz="0" w:space="0" w:color="auto"/>
        <w:bottom w:val="none" w:sz="0" w:space="0" w:color="auto"/>
        <w:right w:val="none" w:sz="0" w:space="0" w:color="auto"/>
      </w:divBdr>
    </w:div>
    <w:div w:id="792864566">
      <w:bodyDiv w:val="1"/>
      <w:marLeft w:val="0"/>
      <w:marRight w:val="0"/>
      <w:marTop w:val="0"/>
      <w:marBottom w:val="0"/>
      <w:divBdr>
        <w:top w:val="none" w:sz="0" w:space="0" w:color="auto"/>
        <w:left w:val="none" w:sz="0" w:space="0" w:color="auto"/>
        <w:bottom w:val="none" w:sz="0" w:space="0" w:color="auto"/>
        <w:right w:val="none" w:sz="0" w:space="0" w:color="auto"/>
      </w:divBdr>
    </w:div>
    <w:div w:id="850293779">
      <w:bodyDiv w:val="1"/>
      <w:marLeft w:val="0"/>
      <w:marRight w:val="0"/>
      <w:marTop w:val="0"/>
      <w:marBottom w:val="0"/>
      <w:divBdr>
        <w:top w:val="none" w:sz="0" w:space="0" w:color="auto"/>
        <w:left w:val="none" w:sz="0" w:space="0" w:color="auto"/>
        <w:bottom w:val="none" w:sz="0" w:space="0" w:color="auto"/>
        <w:right w:val="none" w:sz="0" w:space="0" w:color="auto"/>
      </w:divBdr>
    </w:div>
    <w:div w:id="1100568535">
      <w:bodyDiv w:val="1"/>
      <w:marLeft w:val="0"/>
      <w:marRight w:val="0"/>
      <w:marTop w:val="0"/>
      <w:marBottom w:val="0"/>
      <w:divBdr>
        <w:top w:val="none" w:sz="0" w:space="0" w:color="auto"/>
        <w:left w:val="none" w:sz="0" w:space="0" w:color="auto"/>
        <w:bottom w:val="none" w:sz="0" w:space="0" w:color="auto"/>
        <w:right w:val="none" w:sz="0" w:space="0" w:color="auto"/>
      </w:divBdr>
    </w:div>
    <w:div w:id="1142774692">
      <w:bodyDiv w:val="1"/>
      <w:marLeft w:val="0"/>
      <w:marRight w:val="0"/>
      <w:marTop w:val="0"/>
      <w:marBottom w:val="0"/>
      <w:divBdr>
        <w:top w:val="none" w:sz="0" w:space="0" w:color="auto"/>
        <w:left w:val="none" w:sz="0" w:space="0" w:color="auto"/>
        <w:bottom w:val="none" w:sz="0" w:space="0" w:color="auto"/>
        <w:right w:val="none" w:sz="0" w:space="0" w:color="auto"/>
      </w:divBdr>
    </w:div>
    <w:div w:id="1178353887">
      <w:bodyDiv w:val="1"/>
      <w:marLeft w:val="0"/>
      <w:marRight w:val="0"/>
      <w:marTop w:val="0"/>
      <w:marBottom w:val="0"/>
      <w:divBdr>
        <w:top w:val="none" w:sz="0" w:space="0" w:color="auto"/>
        <w:left w:val="none" w:sz="0" w:space="0" w:color="auto"/>
        <w:bottom w:val="none" w:sz="0" w:space="0" w:color="auto"/>
        <w:right w:val="none" w:sz="0" w:space="0" w:color="auto"/>
      </w:divBdr>
      <w:divsChild>
        <w:div w:id="147552289">
          <w:marLeft w:val="0"/>
          <w:marRight w:val="0"/>
          <w:marTop w:val="0"/>
          <w:marBottom w:val="0"/>
          <w:divBdr>
            <w:top w:val="none" w:sz="0" w:space="0" w:color="auto"/>
            <w:left w:val="none" w:sz="0" w:space="0" w:color="auto"/>
            <w:bottom w:val="none" w:sz="0" w:space="0" w:color="auto"/>
            <w:right w:val="none" w:sz="0" w:space="0" w:color="auto"/>
          </w:divBdr>
        </w:div>
        <w:div w:id="494342152">
          <w:marLeft w:val="0"/>
          <w:marRight w:val="0"/>
          <w:marTop w:val="0"/>
          <w:marBottom w:val="0"/>
          <w:divBdr>
            <w:top w:val="none" w:sz="0" w:space="0" w:color="auto"/>
            <w:left w:val="none" w:sz="0" w:space="0" w:color="auto"/>
            <w:bottom w:val="none" w:sz="0" w:space="0" w:color="auto"/>
            <w:right w:val="none" w:sz="0" w:space="0" w:color="auto"/>
          </w:divBdr>
        </w:div>
        <w:div w:id="970861869">
          <w:marLeft w:val="0"/>
          <w:marRight w:val="0"/>
          <w:marTop w:val="0"/>
          <w:marBottom w:val="0"/>
          <w:divBdr>
            <w:top w:val="none" w:sz="0" w:space="0" w:color="auto"/>
            <w:left w:val="none" w:sz="0" w:space="0" w:color="auto"/>
            <w:bottom w:val="none" w:sz="0" w:space="0" w:color="auto"/>
            <w:right w:val="none" w:sz="0" w:space="0" w:color="auto"/>
          </w:divBdr>
        </w:div>
        <w:div w:id="1030449469">
          <w:marLeft w:val="0"/>
          <w:marRight w:val="0"/>
          <w:marTop w:val="0"/>
          <w:marBottom w:val="0"/>
          <w:divBdr>
            <w:top w:val="none" w:sz="0" w:space="0" w:color="auto"/>
            <w:left w:val="none" w:sz="0" w:space="0" w:color="auto"/>
            <w:bottom w:val="none" w:sz="0" w:space="0" w:color="auto"/>
            <w:right w:val="none" w:sz="0" w:space="0" w:color="auto"/>
          </w:divBdr>
        </w:div>
        <w:div w:id="1477144800">
          <w:marLeft w:val="0"/>
          <w:marRight w:val="0"/>
          <w:marTop w:val="0"/>
          <w:marBottom w:val="0"/>
          <w:divBdr>
            <w:top w:val="none" w:sz="0" w:space="0" w:color="auto"/>
            <w:left w:val="none" w:sz="0" w:space="0" w:color="auto"/>
            <w:bottom w:val="none" w:sz="0" w:space="0" w:color="auto"/>
            <w:right w:val="none" w:sz="0" w:space="0" w:color="auto"/>
          </w:divBdr>
        </w:div>
        <w:div w:id="1779324703">
          <w:marLeft w:val="0"/>
          <w:marRight w:val="0"/>
          <w:marTop w:val="0"/>
          <w:marBottom w:val="0"/>
          <w:divBdr>
            <w:top w:val="none" w:sz="0" w:space="0" w:color="auto"/>
            <w:left w:val="none" w:sz="0" w:space="0" w:color="auto"/>
            <w:bottom w:val="none" w:sz="0" w:space="0" w:color="auto"/>
            <w:right w:val="none" w:sz="0" w:space="0" w:color="auto"/>
          </w:divBdr>
        </w:div>
      </w:divsChild>
    </w:div>
    <w:div w:id="1376811836">
      <w:bodyDiv w:val="1"/>
      <w:marLeft w:val="0"/>
      <w:marRight w:val="0"/>
      <w:marTop w:val="0"/>
      <w:marBottom w:val="0"/>
      <w:divBdr>
        <w:top w:val="none" w:sz="0" w:space="0" w:color="auto"/>
        <w:left w:val="none" w:sz="0" w:space="0" w:color="auto"/>
        <w:bottom w:val="none" w:sz="0" w:space="0" w:color="auto"/>
        <w:right w:val="none" w:sz="0" w:space="0" w:color="auto"/>
      </w:divBdr>
    </w:div>
    <w:div w:id="1401711922">
      <w:bodyDiv w:val="1"/>
      <w:marLeft w:val="0"/>
      <w:marRight w:val="0"/>
      <w:marTop w:val="0"/>
      <w:marBottom w:val="0"/>
      <w:divBdr>
        <w:top w:val="none" w:sz="0" w:space="0" w:color="auto"/>
        <w:left w:val="none" w:sz="0" w:space="0" w:color="auto"/>
        <w:bottom w:val="none" w:sz="0" w:space="0" w:color="auto"/>
        <w:right w:val="none" w:sz="0" w:space="0" w:color="auto"/>
      </w:divBdr>
    </w:div>
    <w:div w:id="1512452866">
      <w:bodyDiv w:val="1"/>
      <w:marLeft w:val="0"/>
      <w:marRight w:val="0"/>
      <w:marTop w:val="0"/>
      <w:marBottom w:val="0"/>
      <w:divBdr>
        <w:top w:val="none" w:sz="0" w:space="0" w:color="auto"/>
        <w:left w:val="none" w:sz="0" w:space="0" w:color="auto"/>
        <w:bottom w:val="none" w:sz="0" w:space="0" w:color="auto"/>
        <w:right w:val="none" w:sz="0" w:space="0" w:color="auto"/>
      </w:divBdr>
    </w:div>
    <w:div w:id="1515269594">
      <w:bodyDiv w:val="1"/>
      <w:marLeft w:val="0"/>
      <w:marRight w:val="0"/>
      <w:marTop w:val="0"/>
      <w:marBottom w:val="0"/>
      <w:divBdr>
        <w:top w:val="none" w:sz="0" w:space="0" w:color="auto"/>
        <w:left w:val="none" w:sz="0" w:space="0" w:color="auto"/>
        <w:bottom w:val="none" w:sz="0" w:space="0" w:color="auto"/>
        <w:right w:val="none" w:sz="0" w:space="0" w:color="auto"/>
      </w:divBdr>
    </w:div>
    <w:div w:id="1575972727">
      <w:bodyDiv w:val="1"/>
      <w:marLeft w:val="0"/>
      <w:marRight w:val="0"/>
      <w:marTop w:val="0"/>
      <w:marBottom w:val="0"/>
      <w:divBdr>
        <w:top w:val="none" w:sz="0" w:space="0" w:color="auto"/>
        <w:left w:val="none" w:sz="0" w:space="0" w:color="auto"/>
        <w:bottom w:val="none" w:sz="0" w:space="0" w:color="auto"/>
        <w:right w:val="none" w:sz="0" w:space="0" w:color="auto"/>
      </w:divBdr>
    </w:div>
    <w:div w:id="1591502765">
      <w:bodyDiv w:val="1"/>
      <w:marLeft w:val="0"/>
      <w:marRight w:val="0"/>
      <w:marTop w:val="0"/>
      <w:marBottom w:val="0"/>
      <w:divBdr>
        <w:top w:val="none" w:sz="0" w:space="0" w:color="auto"/>
        <w:left w:val="none" w:sz="0" w:space="0" w:color="auto"/>
        <w:bottom w:val="none" w:sz="0" w:space="0" w:color="auto"/>
        <w:right w:val="none" w:sz="0" w:space="0" w:color="auto"/>
      </w:divBdr>
    </w:div>
    <w:div w:id="1769621888">
      <w:bodyDiv w:val="1"/>
      <w:marLeft w:val="0"/>
      <w:marRight w:val="0"/>
      <w:marTop w:val="0"/>
      <w:marBottom w:val="0"/>
      <w:divBdr>
        <w:top w:val="none" w:sz="0" w:space="0" w:color="auto"/>
        <w:left w:val="none" w:sz="0" w:space="0" w:color="auto"/>
        <w:bottom w:val="none" w:sz="0" w:space="0" w:color="auto"/>
        <w:right w:val="none" w:sz="0" w:space="0" w:color="auto"/>
      </w:divBdr>
    </w:div>
    <w:div w:id="1785033115">
      <w:bodyDiv w:val="1"/>
      <w:marLeft w:val="0"/>
      <w:marRight w:val="0"/>
      <w:marTop w:val="0"/>
      <w:marBottom w:val="0"/>
      <w:divBdr>
        <w:top w:val="none" w:sz="0" w:space="0" w:color="auto"/>
        <w:left w:val="none" w:sz="0" w:space="0" w:color="auto"/>
        <w:bottom w:val="none" w:sz="0" w:space="0" w:color="auto"/>
        <w:right w:val="none" w:sz="0" w:space="0" w:color="auto"/>
      </w:divBdr>
    </w:div>
    <w:div w:id="1903561875">
      <w:bodyDiv w:val="1"/>
      <w:marLeft w:val="0"/>
      <w:marRight w:val="0"/>
      <w:marTop w:val="0"/>
      <w:marBottom w:val="0"/>
      <w:divBdr>
        <w:top w:val="none" w:sz="0" w:space="0" w:color="auto"/>
        <w:left w:val="none" w:sz="0" w:space="0" w:color="auto"/>
        <w:bottom w:val="none" w:sz="0" w:space="0" w:color="auto"/>
        <w:right w:val="none" w:sz="0" w:space="0" w:color="auto"/>
      </w:divBdr>
    </w:div>
    <w:div w:id="1952856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arb-silva.de/" TargetMode="External"/><Relationship Id="rId1" Type="http://schemas.openxmlformats.org/officeDocument/2006/relationships/hyperlink" Target="https://benjjneb.github.io/dada2/tutorial.html"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5.tiff"/><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tiff"/><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tiff"/><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tiff"/><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jpeg"/><Relationship Id="rId5" Type="http://schemas.openxmlformats.org/officeDocument/2006/relationships/customXml" Target="../customXml/item5.xml"/><Relationship Id="rId15" Type="http://schemas.openxmlformats.org/officeDocument/2006/relationships/image" Target="media/image2.tiff"/><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tif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tiff"/><Relationship Id="rId22" Type="http://schemas.openxmlformats.org/officeDocument/2006/relationships/image" Target="media/image9.tiff"/><Relationship Id="rId27" Type="http://schemas.microsoft.com/office/2011/relationships/people" Target="people.xml"/><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708389A1B08544AB226D9F310D89449" ma:contentTypeVersion="13" ma:contentTypeDescription="Create a new document." ma:contentTypeScope="" ma:versionID="900d4c767a57d01a3083604c49195bc9">
  <xsd:schema xmlns:xsd="http://www.w3.org/2001/XMLSchema" xmlns:xs="http://www.w3.org/2001/XMLSchema" xmlns:p="http://schemas.microsoft.com/office/2006/metadata/properties" xmlns:ns3="1afc89a2-435a-45ed-a54c-908d30ead933" xmlns:ns4="b3d7475e-7b4e-415a-8936-129c8721ef12" targetNamespace="http://schemas.microsoft.com/office/2006/metadata/properties" ma:root="true" ma:fieldsID="b27dcb7c8290ba4c266cdae6e2e3d425" ns3:_="" ns4:_="">
    <xsd:import namespace="1afc89a2-435a-45ed-a54c-908d30ead933"/>
    <xsd:import namespace="b3d7475e-7b4e-415a-8936-129c8721ef1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fc89a2-435a-45ed-a54c-908d30ead93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3d7475e-7b4e-415a-8936-129c8721ef1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1 6 " ? > < S i m c y p D a t a   x m l n s = " h t t p : / / w w w . s i m c y p . c o m / " >  
     < P r o f i l e C h a r t s / >  
     < R e s u l t s T a b l e s / >  
     < S t a t i s t i c s C h a r t s / >  
     < R e g i o n a l F r a c t i o n C h a r t s / >  
     < I n p u t T a b l e s / >  
 < / S i m c y p 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5E9CB3-18BE-4221-848B-D57175311C2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65436B7-2BB2-42B9-8CE3-6B3CD10E313C}">
  <ds:schemaRefs>
    <ds:schemaRef ds:uri="http://schemas.microsoft.com/sharepoint/v3/contenttype/forms"/>
  </ds:schemaRefs>
</ds:datastoreItem>
</file>

<file path=customXml/itemProps3.xml><?xml version="1.0" encoding="utf-8"?>
<ds:datastoreItem xmlns:ds="http://schemas.openxmlformats.org/officeDocument/2006/customXml" ds:itemID="{99006F53-51F3-4D19-92E3-0497848243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fc89a2-435a-45ed-a54c-908d30ead933"/>
    <ds:schemaRef ds:uri="b3d7475e-7b4e-415a-8936-129c8721ef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1912C55-0A01-4F08-9901-D095BC568640}">
  <ds:schemaRefs>
    <ds:schemaRef ds:uri="http://www.simcyp.com/"/>
  </ds:schemaRefs>
</ds:datastoreItem>
</file>

<file path=customXml/itemProps5.xml><?xml version="1.0" encoding="utf-8"?>
<ds:datastoreItem xmlns:ds="http://schemas.openxmlformats.org/officeDocument/2006/customXml" ds:itemID="{2D028340-FDD2-4AA1-9590-38285ED8C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22815</TotalTime>
  <Pages>30</Pages>
  <Words>10438</Words>
  <Characters>59498</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ry147</dc:creator>
  <cp:keywords/>
  <dc:description/>
  <cp:lastModifiedBy>尹然(基础科学研究部)</cp:lastModifiedBy>
  <cp:revision>32</cp:revision>
  <dcterms:created xsi:type="dcterms:W3CDTF">2021-06-20T15:12:00Z</dcterms:created>
  <dcterms:modified xsi:type="dcterms:W3CDTF">2021-08-10T13:30:00Z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0x010100E708389A1B08544AB226D9F310D89449</vt:lpwstr>
  </property>
</Properties>
</file>